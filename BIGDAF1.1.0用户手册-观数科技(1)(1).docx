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7B80B8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605D335" w14:textId="77777777" w:rsidR="00310249" w:rsidRDefault="00310249">
      <w:pPr>
        <w:jc w:val="both"/>
        <w:rPr>
          <w:rFonts w:ascii="微软雅黑" w:eastAsia="微软雅黑" w:hAnsi="微软雅黑" w:cs="微软雅黑"/>
          <w:sz w:val="21"/>
          <w:szCs w:val="22"/>
        </w:rPr>
      </w:pPr>
    </w:p>
    <w:p w14:paraId="38847338" w14:textId="77777777" w:rsidR="00310249" w:rsidRDefault="00310249">
      <w:pPr>
        <w:jc w:val="center"/>
        <w:rPr>
          <w:rFonts w:ascii="微软雅黑" w:eastAsia="微软雅黑" w:hAnsi="微软雅黑" w:cs="微软雅黑"/>
          <w:sz w:val="21"/>
          <w:szCs w:val="22"/>
        </w:rPr>
      </w:pPr>
    </w:p>
    <w:p w14:paraId="4C44F273" w14:textId="77777777" w:rsidR="00310249" w:rsidRDefault="00310249">
      <w:pPr>
        <w:jc w:val="center"/>
        <w:rPr>
          <w:rFonts w:ascii="微软雅黑" w:eastAsia="微软雅黑" w:hAnsi="微软雅黑" w:cs="微软雅黑"/>
          <w:sz w:val="21"/>
          <w:szCs w:val="22"/>
        </w:rPr>
      </w:pPr>
    </w:p>
    <w:p w14:paraId="0C160E15" w14:textId="77777777" w:rsidR="00310249" w:rsidRDefault="00845A1D">
      <w:pPr>
        <w:jc w:val="center"/>
        <w:rPr>
          <w:rFonts w:ascii="微软雅黑" w:eastAsia="微软雅黑" w:hAnsi="微软雅黑" w:cs="微软雅黑"/>
          <w:b/>
          <w:bCs/>
          <w:sz w:val="84"/>
          <w:szCs w:val="84"/>
        </w:rPr>
      </w:pPr>
      <w:bookmarkStart w:id="0" w:name="_Toc491253004"/>
      <w:r>
        <w:rPr>
          <w:rFonts w:ascii="微软雅黑" w:eastAsia="微软雅黑" w:hAnsi="微软雅黑" w:cs="微软雅黑" w:hint="eastAsia"/>
          <w:b/>
          <w:bCs/>
          <w:sz w:val="84"/>
          <w:szCs w:val="84"/>
        </w:rPr>
        <w:t>BIGDAF用户手册</w:t>
      </w:r>
      <w:bookmarkEnd w:id="0"/>
    </w:p>
    <w:p w14:paraId="4526E91C" w14:textId="77777777" w:rsidR="00310249" w:rsidRDefault="00310249">
      <w:pPr>
        <w:rPr>
          <w:rFonts w:ascii="微软雅黑" w:eastAsia="微软雅黑" w:hAnsi="微软雅黑" w:cs="微软雅黑"/>
          <w:sz w:val="32"/>
          <w:szCs w:val="32"/>
        </w:rPr>
      </w:pPr>
    </w:p>
    <w:p w14:paraId="00C9BAD5" w14:textId="77777777" w:rsidR="00310249" w:rsidRDefault="00310249">
      <w:pPr>
        <w:rPr>
          <w:rFonts w:ascii="微软雅黑" w:eastAsia="微软雅黑" w:hAnsi="微软雅黑" w:cs="微软雅黑"/>
          <w:sz w:val="32"/>
          <w:szCs w:val="32"/>
        </w:rPr>
      </w:pPr>
    </w:p>
    <w:p w14:paraId="561120D2" w14:textId="77777777" w:rsidR="00310249" w:rsidRDefault="00310249">
      <w:pPr>
        <w:jc w:val="both"/>
        <w:rPr>
          <w:rFonts w:ascii="微软雅黑" w:eastAsia="微软雅黑" w:hAnsi="微软雅黑" w:cs="微软雅黑"/>
          <w:b/>
          <w:sz w:val="32"/>
          <w:szCs w:val="32"/>
        </w:rPr>
      </w:pPr>
    </w:p>
    <w:p w14:paraId="6A24EEE8" w14:textId="77777777" w:rsidR="00310249" w:rsidRDefault="00845A1D">
      <w:pPr>
        <w:jc w:val="center"/>
        <w:rPr>
          <w:rFonts w:ascii="微软雅黑" w:eastAsia="微软雅黑" w:hAnsi="微软雅黑" w:cs="微软雅黑"/>
          <w:sz w:val="21"/>
          <w:szCs w:val="22"/>
        </w:rPr>
      </w:pPr>
      <w:r>
        <w:rPr>
          <w:rFonts w:ascii="微软雅黑" w:eastAsia="微软雅黑" w:hAnsi="微软雅黑" w:cs="微软雅黑" w:hint="eastAsia"/>
          <w:b/>
          <w:sz w:val="32"/>
          <w:szCs w:val="32"/>
        </w:rPr>
        <w:t>观数科技</w:t>
      </w:r>
    </w:p>
    <w:p w14:paraId="25EE1EB0" w14:textId="77777777" w:rsidR="00310249" w:rsidRDefault="00845A1D">
      <w:pPr>
        <w:jc w:val="center"/>
        <w:rPr>
          <w:rFonts w:ascii="微软雅黑" w:eastAsia="微软雅黑" w:hAnsi="微软雅黑" w:cs="微软雅黑"/>
          <w:b/>
          <w:sz w:val="21"/>
          <w:szCs w:val="22"/>
        </w:rPr>
      </w:pPr>
      <w:r>
        <w:rPr>
          <w:rFonts w:ascii="微软雅黑" w:eastAsia="微软雅黑" w:hAnsi="微软雅黑" w:cs="微软雅黑" w:hint="eastAsia"/>
          <w:b/>
          <w:sz w:val="21"/>
          <w:szCs w:val="22"/>
        </w:rPr>
        <w:t>2017年8月24日</w:t>
      </w:r>
    </w:p>
    <w:p w14:paraId="3B1C08B3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3D868ECC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6E2104CB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03C1D40A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3DF03383" w14:textId="77777777" w:rsidR="00310249" w:rsidRDefault="00845A1D">
      <w:pPr>
        <w:jc w:val="center"/>
        <w:rPr>
          <w:rFonts w:ascii="微软雅黑" w:eastAsia="微软雅黑" w:hAnsi="微软雅黑" w:cs="微软雅黑"/>
          <w:sz w:val="44"/>
          <w:szCs w:val="44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lastRenderedPageBreak/>
        <w:t>目录</w:t>
      </w:r>
    </w:p>
    <w:p w14:paraId="22AD0A5A" w14:textId="77777777" w:rsidR="005671F5" w:rsidRDefault="00845A1D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1"/>
        </w:rPr>
        <w:fldChar w:fldCharType="begin"/>
      </w:r>
      <w:r>
        <w:rPr>
          <w:rFonts w:ascii="微软雅黑" w:eastAsia="微软雅黑" w:hAnsi="微软雅黑" w:cs="微软雅黑" w:hint="eastAsia"/>
          <w:sz w:val="21"/>
        </w:rPr>
        <w:instrText xml:space="preserve"> TOC \o "1-3" </w:instrText>
      </w:r>
      <w:r>
        <w:rPr>
          <w:rFonts w:ascii="微软雅黑" w:eastAsia="微软雅黑" w:hAnsi="微软雅黑" w:cs="微软雅黑" w:hint="eastAsia"/>
          <w:sz w:val="21"/>
        </w:rPr>
        <w:fldChar w:fldCharType="separate"/>
      </w:r>
      <w:r w:rsidR="005671F5" w:rsidRPr="00ED0E93">
        <w:rPr>
          <w:rFonts w:ascii="微软雅黑" w:eastAsia="微软雅黑" w:hAnsi="微软雅黑" w:cs="微软雅黑"/>
          <w:noProof/>
        </w:rPr>
        <w:t>一.</w:t>
      </w:r>
      <w:r w:rsidR="005671F5">
        <w:rPr>
          <w:b w:val="0"/>
          <w:bCs w:val="0"/>
          <w:noProof/>
          <w:kern w:val="2"/>
          <w:sz w:val="24"/>
          <w:szCs w:val="24"/>
        </w:rPr>
        <w:tab/>
      </w:r>
      <w:r w:rsidR="005671F5" w:rsidRPr="00ED0E93">
        <w:rPr>
          <w:rFonts w:ascii="微软雅黑" w:eastAsia="微软雅黑" w:hAnsi="微软雅黑" w:cs="微软雅黑"/>
          <w:noProof/>
        </w:rPr>
        <w:t>插件配置</w:t>
      </w:r>
      <w:r w:rsidR="005671F5">
        <w:rPr>
          <w:noProof/>
        </w:rPr>
        <w:tab/>
      </w:r>
      <w:r w:rsidR="005671F5">
        <w:rPr>
          <w:noProof/>
        </w:rPr>
        <w:fldChar w:fldCharType="begin"/>
      </w:r>
      <w:r w:rsidR="005671F5">
        <w:rPr>
          <w:noProof/>
        </w:rPr>
        <w:instrText xml:space="preserve"> PAGEREF _Toc493785328 \h </w:instrText>
      </w:r>
      <w:r w:rsidR="005671F5">
        <w:rPr>
          <w:noProof/>
        </w:rPr>
      </w:r>
      <w:r w:rsidR="005671F5">
        <w:rPr>
          <w:noProof/>
        </w:rPr>
        <w:fldChar w:fldCharType="separate"/>
      </w:r>
      <w:r w:rsidR="005671F5">
        <w:rPr>
          <w:noProof/>
        </w:rPr>
        <w:t>4</w:t>
      </w:r>
      <w:r w:rsidR="005671F5">
        <w:rPr>
          <w:noProof/>
        </w:rPr>
        <w:fldChar w:fldCharType="end"/>
      </w:r>
    </w:p>
    <w:p w14:paraId="6372D6AA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1.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HDFS插件配置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A22BE6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HBASE插件配置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7ADEDD" w14:textId="4EBA04B3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</w:t>
      </w:r>
      <w:ins w:id="1" w:author="Admin" w:date="2017-09-21T23:11:00Z">
        <w:r w:rsidR="00B20F8C">
          <w:rPr>
            <w:rFonts w:hint="eastAsia"/>
            <w:noProof/>
          </w:rPr>
          <w:t>TEWAY</w:t>
        </w:r>
      </w:ins>
      <w:del w:id="2" w:author="Admin" w:date="2017-09-21T23:11:00Z">
        <w:r w:rsidDel="00B20F8C">
          <w:rPr>
            <w:noProof/>
          </w:rPr>
          <w:delText>teway</w:delText>
        </w:r>
      </w:del>
      <w:r>
        <w:rPr>
          <w:noProof/>
        </w:rPr>
        <w:t>插件配置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C482A1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二.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D412C3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三.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插件管理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E08620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1.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HDFS插件管理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68657CF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HBASE插件管理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E38667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GATEWAY插件管理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A7EDF7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四.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6100AF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1.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HDFS权限管理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2641F68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HBASE权限管理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615867D" w14:textId="3E3F7795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五.</w:t>
      </w:r>
      <w:r>
        <w:rPr>
          <w:b w:val="0"/>
          <w:bCs w:val="0"/>
          <w:noProof/>
          <w:kern w:val="2"/>
          <w:sz w:val="24"/>
          <w:szCs w:val="24"/>
        </w:rPr>
        <w:tab/>
      </w:r>
      <w:ins w:id="3" w:author="Admin" w:date="2017-09-21T23:11:00Z">
        <w:r w:rsidR="00B20F8C">
          <w:rPr>
            <w:rFonts w:ascii="微软雅黑" w:eastAsia="微软雅黑" w:hAnsi="微软雅黑" w:cs="微软雅黑" w:hint="eastAsia"/>
            <w:noProof/>
          </w:rPr>
          <w:t>GATEWAY</w:t>
        </w:r>
      </w:ins>
      <w:del w:id="4" w:author="Admin" w:date="2017-09-21T23:11:00Z">
        <w:r w:rsidRPr="00ED0E93" w:rsidDel="00B20F8C">
          <w:rPr>
            <w:rFonts w:ascii="微软雅黑" w:eastAsia="微软雅黑" w:hAnsi="微软雅黑" w:cs="微软雅黑"/>
            <w:noProof/>
          </w:rPr>
          <w:delText>gateway</w:delText>
        </w:r>
      </w:del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D53B9C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1.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Gateway权限管理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95C8D1C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Gateway单点登录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E9E6947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Gateway webHdfs操作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39972B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六.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任务提交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269264F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七.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管理设置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6EF8ECC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lastRenderedPageBreak/>
        <w:t>八.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文件浏览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F4609BE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九.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漏洞扫描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CF08B7F" w14:textId="77777777" w:rsidR="005671F5" w:rsidRDefault="005671F5">
      <w:pPr>
        <w:pStyle w:val="20"/>
        <w:tabs>
          <w:tab w:val="left" w:pos="840"/>
          <w:tab w:val="right" w:leader="dot" w:pos="8290"/>
        </w:tabs>
        <w:rPr>
          <w:b w:val="0"/>
          <w:bCs w:val="0"/>
          <w:noProof/>
          <w:kern w:val="2"/>
          <w:sz w:val="24"/>
          <w:szCs w:val="24"/>
        </w:rPr>
      </w:pPr>
      <w:r w:rsidRPr="00ED0E93">
        <w:rPr>
          <w:rFonts w:ascii="微软雅黑" w:eastAsia="微软雅黑" w:hAnsi="微软雅黑" w:cs="微软雅黑"/>
          <w:noProof/>
        </w:rPr>
        <w:t>十.</w:t>
      </w:r>
      <w:r>
        <w:rPr>
          <w:b w:val="0"/>
          <w:bCs w:val="0"/>
          <w:noProof/>
          <w:kern w:val="2"/>
          <w:sz w:val="24"/>
          <w:szCs w:val="24"/>
        </w:rPr>
        <w:tab/>
      </w:r>
      <w:r w:rsidRPr="00ED0E93">
        <w:rPr>
          <w:rFonts w:ascii="微软雅黑" w:eastAsia="微软雅黑" w:hAnsi="微软雅黑" w:cs="微软雅黑"/>
          <w:noProof/>
        </w:rPr>
        <w:t>安全审计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324804C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1.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HDFS日志审计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A5AB283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Admin日志审计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47F0955" w14:textId="77777777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HBASE日志审计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895CF21" w14:textId="37092769" w:rsidR="005671F5" w:rsidRDefault="005671F5">
      <w:pPr>
        <w:pStyle w:val="30"/>
        <w:tabs>
          <w:tab w:val="left" w:pos="1440"/>
          <w:tab w:val="right" w:leader="dot" w:pos="8290"/>
        </w:tabs>
        <w:ind w:left="800"/>
        <w:rPr>
          <w:noProof/>
          <w:kern w:val="2"/>
          <w:sz w:val="24"/>
          <w:szCs w:val="24"/>
        </w:rPr>
      </w:pPr>
      <w:r>
        <w:rPr>
          <w:noProof/>
        </w:rPr>
        <w:t>4.</w:t>
      </w:r>
      <w:r>
        <w:rPr>
          <w:noProof/>
          <w:kern w:val="2"/>
          <w:sz w:val="24"/>
          <w:szCs w:val="24"/>
        </w:rPr>
        <w:tab/>
      </w:r>
      <w:r>
        <w:rPr>
          <w:noProof/>
        </w:rPr>
        <w:t>GATE</w:t>
      </w:r>
      <w:ins w:id="5" w:author="Admin" w:date="2017-09-21T23:12:00Z">
        <w:r w:rsidR="00B20F8C">
          <w:rPr>
            <w:rFonts w:hint="eastAsia"/>
            <w:noProof/>
          </w:rPr>
          <w:t>WAY</w:t>
        </w:r>
      </w:ins>
      <w:del w:id="6" w:author="Admin" w:date="2017-09-21T23:12:00Z">
        <w:r w:rsidDel="00B20F8C">
          <w:rPr>
            <w:noProof/>
          </w:rPr>
          <w:delText>way</w:delText>
        </w:r>
      </w:del>
      <w:r>
        <w:rPr>
          <w:noProof/>
        </w:rPr>
        <w:t>日志审计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_Toc493785352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31F8687" w14:textId="77777777" w:rsidR="00310249" w:rsidRDefault="00845A1D">
      <w:pPr>
        <w:rPr>
          <w:rFonts w:ascii="微软雅黑" w:eastAsia="微软雅黑" w:hAnsi="微软雅黑" w:cs="微软雅黑"/>
          <w:sz w:val="21"/>
          <w:szCs w:val="22"/>
        </w:rPr>
      </w:pPr>
      <w:r>
        <w:rPr>
          <w:rFonts w:ascii="微软雅黑" w:eastAsia="微软雅黑" w:hAnsi="微软雅黑" w:cs="微软雅黑" w:hint="eastAsia"/>
          <w:sz w:val="21"/>
          <w:szCs w:val="22"/>
        </w:rPr>
        <w:fldChar w:fldCharType="end"/>
      </w:r>
    </w:p>
    <w:p w14:paraId="2B78C907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3C4DF2B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42B2555B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4E814AA4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1195376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3A3C68F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4D053CFB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D014BA3" w14:textId="77777777" w:rsidR="00310249" w:rsidRDefault="00310249">
      <w:pPr>
        <w:rPr>
          <w:rFonts w:ascii="微软雅黑" w:eastAsia="微软雅黑" w:hAnsi="微软雅黑" w:cs="微软雅黑"/>
          <w:sz w:val="21"/>
          <w:szCs w:val="22"/>
        </w:rPr>
      </w:pPr>
    </w:p>
    <w:p w14:paraId="5CEF5FF4" w14:textId="77777777" w:rsidR="00C731A2" w:rsidRDefault="00C731A2">
      <w:pPr>
        <w:rPr>
          <w:rFonts w:ascii="微软雅黑" w:eastAsia="微软雅黑" w:hAnsi="微软雅黑" w:cs="微软雅黑"/>
          <w:sz w:val="21"/>
          <w:szCs w:val="22"/>
        </w:rPr>
      </w:pPr>
    </w:p>
    <w:p w14:paraId="6640F02D" w14:textId="77777777" w:rsidR="00C731A2" w:rsidRDefault="00C731A2">
      <w:pPr>
        <w:rPr>
          <w:rFonts w:ascii="微软雅黑" w:eastAsia="微软雅黑" w:hAnsi="微软雅黑" w:cs="微软雅黑"/>
          <w:sz w:val="21"/>
          <w:szCs w:val="22"/>
        </w:rPr>
      </w:pPr>
    </w:p>
    <w:p w14:paraId="08D98C83" w14:textId="77777777" w:rsidR="00C731A2" w:rsidRDefault="00C731A2">
      <w:pPr>
        <w:rPr>
          <w:rFonts w:ascii="微软雅黑" w:eastAsia="微软雅黑" w:hAnsi="微软雅黑" w:cs="微软雅黑"/>
          <w:sz w:val="21"/>
          <w:szCs w:val="22"/>
        </w:rPr>
      </w:pPr>
    </w:p>
    <w:p w14:paraId="15BF9FFB" w14:textId="2D2B41A4" w:rsidR="00310249" w:rsidRDefault="001B1BE5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7" w:name="_Toc493785328"/>
      <w:bookmarkStart w:id="8" w:name="_Toc491253005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lastRenderedPageBreak/>
        <w:t>插件</w:t>
      </w:r>
      <w:r w:rsidR="00845A1D">
        <w:rPr>
          <w:rFonts w:ascii="微软雅黑" w:eastAsia="微软雅黑" w:hAnsi="微软雅黑" w:cs="微软雅黑" w:hint="eastAsia"/>
          <w:b/>
          <w:bCs/>
          <w:sz w:val="30"/>
          <w:szCs w:val="30"/>
        </w:rPr>
        <w:t>配置</w:t>
      </w:r>
      <w:bookmarkEnd w:id="7"/>
    </w:p>
    <w:p w14:paraId="4C2D094A" w14:textId="12588583" w:rsidR="002F2EE8" w:rsidRPr="00215D6B" w:rsidRDefault="002F2EE8" w:rsidP="002F2EE8">
      <w:pPr>
        <w:rPr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用户初次使用BIGDAF，需要在Admin server 对各个插件进行配置。</w:t>
      </w:r>
    </w:p>
    <w:p w14:paraId="617FA09D" w14:textId="0891965B" w:rsidR="00E920C5" w:rsidRDefault="00E920C5" w:rsidP="00A472AF">
      <w:pPr>
        <w:pStyle w:val="3"/>
        <w:numPr>
          <w:ilvl w:val="0"/>
          <w:numId w:val="14"/>
        </w:numPr>
      </w:pPr>
      <w:bookmarkStart w:id="9" w:name="_Toc493785329"/>
      <w:r>
        <w:rPr>
          <w:rFonts w:hint="eastAsia"/>
        </w:rPr>
        <w:t>HDFS插件配置</w:t>
      </w:r>
      <w:bookmarkEnd w:id="9"/>
    </w:p>
    <w:p w14:paraId="73692C02" w14:textId="2EFD72E2" w:rsidR="00310249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在Admin Server中点击【插件】选择【HDFS</w:t>
      </w:r>
      <w:r w:rsidR="00FE43F6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】，配置插件所需的大数据环境节点信息。</w:t>
      </w:r>
    </w:p>
    <w:p w14:paraId="3656C695" w14:textId="77777777" w:rsidR="00352ACE" w:rsidRPr="007953DC" w:rsidRDefault="00845A1D" w:rsidP="007953DC">
      <w:r w:rsidRPr="007953DC">
        <w:rPr>
          <w:rFonts w:hint="eastAsia"/>
          <w:noProof/>
        </w:rPr>
        <w:drawing>
          <wp:inline distT="0" distB="0" distL="0" distR="0" wp14:anchorId="4850A13E" wp14:editId="0EF1035D">
            <wp:extent cx="5270500" cy="173228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E728" w14:textId="6ADEAEDB" w:rsidR="00790648" w:rsidRPr="00E053C8" w:rsidRDefault="00352ACE" w:rsidP="00352ACE">
      <w:pPr>
        <w:pStyle w:val="a3"/>
        <w:jc w:val="center"/>
        <w:rPr>
          <w:color w:val="000000" w:themeColor="text1"/>
        </w:rPr>
      </w:pPr>
      <w:r w:rsidRPr="00E053C8">
        <w:rPr>
          <w:color w:val="000000" w:themeColor="text1"/>
        </w:rPr>
        <w:t xml:space="preserve">图 </w:t>
      </w:r>
      <w:r w:rsidRPr="00E053C8">
        <w:rPr>
          <w:color w:val="000000" w:themeColor="text1"/>
        </w:rPr>
        <w:fldChar w:fldCharType="begin"/>
      </w:r>
      <w:r w:rsidRPr="00E053C8">
        <w:rPr>
          <w:color w:val="000000" w:themeColor="text1"/>
        </w:rPr>
        <w:instrText xml:space="preserve"> SEQ 图 \* ARABIC </w:instrText>
      </w:r>
      <w:r w:rsidRPr="00E053C8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</w:t>
      </w:r>
      <w:r w:rsidRPr="00E053C8">
        <w:rPr>
          <w:color w:val="000000" w:themeColor="text1"/>
        </w:rPr>
        <w:fldChar w:fldCharType="end"/>
      </w:r>
      <w:r w:rsidRPr="00E053C8">
        <w:rPr>
          <w:rFonts w:hint="eastAsia"/>
          <w:color w:val="000000" w:themeColor="text1"/>
        </w:rPr>
        <w:t xml:space="preserve"> </w:t>
      </w:r>
      <w:r w:rsidR="000C3729">
        <w:rPr>
          <w:rFonts w:hint="eastAsia"/>
          <w:color w:val="000000" w:themeColor="text1"/>
        </w:rPr>
        <w:t>HDFS</w:t>
      </w:r>
      <w:r w:rsidRPr="00E053C8">
        <w:rPr>
          <w:rFonts w:hint="eastAsia"/>
          <w:color w:val="000000" w:themeColor="text1"/>
        </w:rPr>
        <w:t>插件配置</w:t>
      </w:r>
    </w:p>
    <w:p w14:paraId="7E54301A" w14:textId="5D9492ED" w:rsidR="00310249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dfs.namenode.rpc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-address：配置HDFS RPC服务地址端口</w:t>
      </w:r>
      <w:r w:rsidR="00F1718B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。</w:t>
      </w:r>
    </w:p>
    <w:p w14:paraId="7EC657AB" w14:textId="0E2286A8" w:rsidR="00310249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fs.default.name：配置</w:t>
      </w: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namenode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所在主机，端口号是9000</w:t>
      </w:r>
      <w:r w:rsidR="00F1718B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。</w:t>
      </w:r>
    </w:p>
    <w:p w14:paraId="1A1E2FA3" w14:textId="1EF9BF69" w:rsidR="00310249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yarn.resourcemanager.hostname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： 配置</w:t>
      </w:r>
      <w:proofErr w:type="spellStart"/>
      <w:r w:rsidR="009A5F39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resourcemanager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地址。</w:t>
      </w:r>
    </w:p>
    <w:p w14:paraId="13164514" w14:textId="7539C447" w:rsidR="00310249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lastRenderedPageBreak/>
        <w:t>mapreduce.jobhistory.address</w:t>
      </w:r>
      <w:proofErr w:type="spellEnd"/>
      <w:del w:id="10" w:author="Admin" w:date="2017-09-21T23:12:00Z">
        <w:r w:rsidRPr="00215D6B" w:rsidDel="00B20F8C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delText>：</w:delText>
        </w:r>
      </w:del>
      <w:ins w:id="11" w:author="Admin" w:date="2017-09-21T23:12:00Z">
        <w:r w:rsidR="00B20F8C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t>：</w:t>
        </w:r>
      </w:ins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配置</w:t>
      </w: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MapReduce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 </w:t>
      </w: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JobHistory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 Server地址。</w:t>
      </w:r>
    </w:p>
    <w:p w14:paraId="627FEA42" w14:textId="77777777" w:rsidR="00790024" w:rsidRPr="00215D6B" w:rsidRDefault="00845A1D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dfs.namenode.http</w:t>
      </w:r>
      <w:proofErr w:type="spellEnd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-address：配置HDFS web服务地址端口</w:t>
      </w:r>
      <w:r w:rsidR="00790024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。</w:t>
      </w:r>
    </w:p>
    <w:p w14:paraId="5864C0F8" w14:textId="3CECCE64" w:rsidR="00310249" w:rsidRPr="00215D6B" w:rsidRDefault="00DE45BF" w:rsidP="00215D6B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r>
        <w:rPr>
          <w:rFonts w:ascii="微软雅黑" w:eastAsia="微软雅黑" w:hAnsi="微软雅黑" w:cs="微软雅黑" w:hint="eastAsia"/>
          <w:position w:val="-50"/>
          <w:sz w:val="24"/>
          <w:szCs w:val="24"/>
        </w:rPr>
        <w:t>＊高可用配置两个地址中间用逗号隔开</w:t>
      </w:r>
    </w:p>
    <w:p w14:paraId="77B5E3CE" w14:textId="49174FCC" w:rsidR="003F6B2C" w:rsidRDefault="003F6B2C" w:rsidP="00302E02">
      <w:pPr>
        <w:pStyle w:val="3"/>
        <w:numPr>
          <w:ilvl w:val="0"/>
          <w:numId w:val="14"/>
        </w:numPr>
      </w:pPr>
      <w:bookmarkStart w:id="12" w:name="_Toc493785330"/>
      <w:r>
        <w:rPr>
          <w:rFonts w:hint="eastAsia"/>
        </w:rPr>
        <w:t>HBASE插件配置</w:t>
      </w:r>
      <w:bookmarkEnd w:id="12"/>
    </w:p>
    <w:p w14:paraId="0020361E" w14:textId="045A10E7" w:rsidR="006929F8" w:rsidRPr="00215D6B" w:rsidRDefault="00EB7915" w:rsidP="006929F8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在Admin Server中点击</w:t>
      </w:r>
      <w:r w:rsidR="00B36791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导航栏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【插件】选择【HBASE】点击【配置】，配置Master及备用Master地址，多个地址用逗号隔开</w:t>
      </w:r>
      <w:r w:rsidR="00045061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，配置完毕点击【保存】。</w:t>
      </w:r>
    </w:p>
    <w:p w14:paraId="33F1EDD6" w14:textId="77777777" w:rsidR="00483947" w:rsidRDefault="00EB7915" w:rsidP="00483947">
      <w:pPr>
        <w:keepNext/>
      </w:pPr>
      <w:r w:rsidRPr="00EB7915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3AC8313F" wp14:editId="77E41DC5">
            <wp:extent cx="5270500" cy="3232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762" w14:textId="788F334B" w:rsidR="00A472AF" w:rsidRPr="00483947" w:rsidRDefault="00483947" w:rsidP="00483947">
      <w:pPr>
        <w:pStyle w:val="a3"/>
        <w:jc w:val="center"/>
        <w:rPr>
          <w:color w:val="000000" w:themeColor="text1"/>
        </w:rPr>
      </w:pPr>
      <w:r w:rsidRPr="00483947">
        <w:rPr>
          <w:color w:val="000000" w:themeColor="text1"/>
        </w:rPr>
        <w:t xml:space="preserve">图 </w:t>
      </w:r>
      <w:r w:rsidRPr="00483947">
        <w:rPr>
          <w:color w:val="000000" w:themeColor="text1"/>
        </w:rPr>
        <w:fldChar w:fldCharType="begin"/>
      </w:r>
      <w:r w:rsidRPr="00483947">
        <w:rPr>
          <w:color w:val="000000" w:themeColor="text1"/>
        </w:rPr>
        <w:instrText xml:space="preserve"> SEQ 图 \* ARABIC </w:instrText>
      </w:r>
      <w:r w:rsidRPr="00483947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2</w:t>
      </w:r>
      <w:r w:rsidRPr="00483947">
        <w:rPr>
          <w:color w:val="000000" w:themeColor="text1"/>
        </w:rPr>
        <w:fldChar w:fldCharType="end"/>
      </w:r>
      <w:r w:rsidRPr="00483947">
        <w:rPr>
          <w:rFonts w:hint="eastAsia"/>
          <w:color w:val="000000" w:themeColor="text1"/>
        </w:rPr>
        <w:t>HBASE插件配置</w:t>
      </w:r>
    </w:p>
    <w:p w14:paraId="10C8BDA6" w14:textId="59782FD5" w:rsidR="006929F8" w:rsidRDefault="006929F8" w:rsidP="00A06B71">
      <w:pPr>
        <w:pStyle w:val="3"/>
        <w:numPr>
          <w:ilvl w:val="0"/>
          <w:numId w:val="14"/>
        </w:numPr>
      </w:pPr>
      <w:bookmarkStart w:id="13" w:name="_Toc493785331"/>
      <w:r>
        <w:rPr>
          <w:rFonts w:hint="eastAsia"/>
        </w:rPr>
        <w:t>GAteway插件配置</w:t>
      </w:r>
      <w:bookmarkEnd w:id="13"/>
    </w:p>
    <w:p w14:paraId="6C791E45" w14:textId="0E471170" w:rsidR="00EB7915" w:rsidRPr="00215D6B" w:rsidRDefault="00EB7915" w:rsidP="00EB7915">
      <w:pPr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在Admin Server中点击</w:t>
      </w:r>
      <w:r w:rsidR="00B36791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导航栏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【插件】选择【GATEWAY】点击【配置】，配置</w:t>
      </w:r>
      <w:r w:rsidR="0028506A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GATEWAY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地址</w:t>
      </w:r>
      <w:r w:rsidR="00351D66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，</w:t>
      </w:r>
      <w:r w:rsidR="0028506A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 配置完毕</w:t>
      </w:r>
      <w:r w:rsidR="00351D66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点击【保存】。</w:t>
      </w:r>
    </w:p>
    <w:p w14:paraId="2EC74B0C" w14:textId="0679F7D5" w:rsidR="00114A12" w:rsidRDefault="0028506A" w:rsidP="006929F8">
      <w:r w:rsidRPr="0028506A">
        <w:rPr>
          <w:noProof/>
        </w:rPr>
        <w:drawing>
          <wp:inline distT="0" distB="0" distL="0" distR="0" wp14:anchorId="10DD78D4" wp14:editId="5E33A020">
            <wp:extent cx="5270500" cy="6178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5C3" w14:textId="4497ACFE" w:rsidR="00483947" w:rsidRPr="00483947" w:rsidRDefault="00483947" w:rsidP="00483947">
      <w:pPr>
        <w:pStyle w:val="a3"/>
        <w:jc w:val="center"/>
        <w:rPr>
          <w:color w:val="000000" w:themeColor="text1"/>
        </w:rPr>
      </w:pPr>
      <w:r w:rsidRPr="00483947">
        <w:rPr>
          <w:color w:val="000000" w:themeColor="text1"/>
        </w:rPr>
        <w:t xml:space="preserve">图 </w:t>
      </w:r>
      <w:r w:rsidRPr="00483947">
        <w:rPr>
          <w:color w:val="000000" w:themeColor="text1"/>
        </w:rPr>
        <w:fldChar w:fldCharType="begin"/>
      </w:r>
      <w:r w:rsidRPr="00483947">
        <w:rPr>
          <w:color w:val="000000" w:themeColor="text1"/>
        </w:rPr>
        <w:instrText xml:space="preserve"> SEQ 图 \* ARABIC </w:instrText>
      </w:r>
      <w:r w:rsidRPr="00483947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</w:t>
      </w:r>
      <w:r w:rsidRPr="00483947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GATEWAY</w:t>
      </w:r>
      <w:r w:rsidRPr="00483947">
        <w:rPr>
          <w:rFonts w:hint="eastAsia"/>
          <w:color w:val="000000" w:themeColor="text1"/>
        </w:rPr>
        <w:t>配置</w:t>
      </w:r>
    </w:p>
    <w:p w14:paraId="2C4BC67B" w14:textId="77777777" w:rsidR="00310249" w:rsidRDefault="003B6E4F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14" w:name="_Toc493785332"/>
      <w:ins w:id="15" w:author="dafu" w:date="2017-09-02T15:28:00Z">
        <w:r>
          <w:rPr>
            <w:rFonts w:ascii="微软雅黑" w:eastAsia="微软雅黑" w:hAnsi="微软雅黑" w:cs="微软雅黑"/>
            <w:b/>
            <w:bCs/>
            <w:sz w:val="30"/>
            <w:szCs w:val="30"/>
          </w:rPr>
          <w:lastRenderedPageBreak/>
          <w:softHyphen/>
        </w:r>
        <w:r>
          <w:rPr>
            <w:rFonts w:ascii="微软雅黑" w:eastAsia="微软雅黑" w:hAnsi="微软雅黑" w:cs="微软雅黑"/>
            <w:b/>
            <w:bCs/>
            <w:sz w:val="30"/>
            <w:szCs w:val="30"/>
          </w:rPr>
          <w:softHyphen/>
        </w:r>
        <w:r>
          <w:rPr>
            <w:rFonts w:ascii="微软雅黑" w:eastAsia="微软雅黑" w:hAnsi="微软雅黑" w:cs="微软雅黑"/>
            <w:b/>
            <w:bCs/>
            <w:sz w:val="30"/>
            <w:szCs w:val="30"/>
          </w:rPr>
          <w:softHyphen/>
        </w:r>
        <w:r>
          <w:rPr>
            <w:rFonts w:ascii="微软雅黑" w:eastAsia="微软雅黑" w:hAnsi="微软雅黑" w:cs="微软雅黑"/>
            <w:b/>
            <w:bCs/>
            <w:sz w:val="30"/>
            <w:szCs w:val="30"/>
          </w:rPr>
          <w:softHyphen/>
        </w:r>
      </w:ins>
      <w:r w:rsidR="00845A1D">
        <w:rPr>
          <w:rFonts w:ascii="微软雅黑" w:eastAsia="微软雅黑" w:hAnsi="微软雅黑" w:cs="微软雅黑" w:hint="eastAsia"/>
          <w:b/>
          <w:bCs/>
          <w:sz w:val="30"/>
          <w:szCs w:val="30"/>
        </w:rPr>
        <w:t>概览</w:t>
      </w:r>
      <w:bookmarkEnd w:id="8"/>
      <w:bookmarkEnd w:id="14"/>
    </w:p>
    <w:p w14:paraId="04C0EE4F" w14:textId="77777777" w:rsidR="00A73AE2" w:rsidRDefault="00845CA3" w:rsidP="00A73AE2">
      <w:pPr>
        <w:keepNext/>
        <w:spacing w:line="360" w:lineRule="auto"/>
      </w:pPr>
      <w:r w:rsidRPr="00845CA3">
        <w:rPr>
          <w:rFonts w:ascii="微软雅黑" w:eastAsia="微软雅黑" w:hAnsi="微软雅黑" w:cs="微软雅黑"/>
          <w:noProof/>
          <w:sz w:val="21"/>
          <w:szCs w:val="22"/>
        </w:rPr>
        <w:drawing>
          <wp:inline distT="0" distB="0" distL="0" distR="0" wp14:anchorId="30BC07B8" wp14:editId="69CB237C">
            <wp:extent cx="5270500" cy="264731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574" w14:textId="3D4D0711" w:rsidR="00352ACE" w:rsidRPr="00A73AE2" w:rsidRDefault="00A73AE2" w:rsidP="00A73AE2">
      <w:pPr>
        <w:pStyle w:val="a3"/>
        <w:jc w:val="center"/>
        <w:rPr>
          <w:color w:val="000000" w:themeColor="text1"/>
        </w:rPr>
      </w:pPr>
      <w:r w:rsidRPr="00A73AE2">
        <w:rPr>
          <w:color w:val="000000" w:themeColor="text1"/>
        </w:rPr>
        <w:t xml:space="preserve">图 </w:t>
      </w:r>
      <w:r w:rsidRPr="00A73AE2">
        <w:rPr>
          <w:color w:val="000000" w:themeColor="text1"/>
        </w:rPr>
        <w:fldChar w:fldCharType="begin"/>
      </w:r>
      <w:r w:rsidRPr="00A73AE2">
        <w:rPr>
          <w:color w:val="000000" w:themeColor="text1"/>
        </w:rPr>
        <w:instrText xml:space="preserve"> SEQ 图 \* ARABIC </w:instrText>
      </w:r>
      <w:r w:rsidRPr="00A73AE2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4</w:t>
      </w:r>
      <w:r w:rsidRPr="00A73AE2">
        <w:rPr>
          <w:color w:val="000000" w:themeColor="text1"/>
        </w:rPr>
        <w:fldChar w:fldCharType="end"/>
      </w:r>
      <w:r w:rsidRPr="00A73AE2">
        <w:rPr>
          <w:rFonts w:hint="eastAsia"/>
          <w:color w:val="000000" w:themeColor="text1"/>
        </w:rPr>
        <w:t xml:space="preserve"> 概览</w:t>
      </w:r>
    </w:p>
    <w:p w14:paraId="1D225148" w14:textId="77777777" w:rsidR="00E053C8" w:rsidRPr="00215D6B" w:rsidRDefault="00E053C8">
      <w:pPr>
        <w:spacing w:line="360" w:lineRule="auto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b/>
          <w:bCs/>
          <w:position w:val="-50"/>
          <w:sz w:val="24"/>
          <w:szCs w:val="24"/>
        </w:rPr>
        <w:t>访问</w:t>
      </w:r>
      <w:r w:rsidR="00845A1D" w:rsidRPr="00215D6B">
        <w:rPr>
          <w:rFonts w:ascii="微软雅黑" w:eastAsia="微软雅黑" w:hAnsi="微软雅黑" w:cs="微软雅黑" w:hint="eastAsia"/>
          <w:b/>
          <w:bCs/>
          <w:position w:val="-50"/>
          <w:sz w:val="24"/>
          <w:szCs w:val="24"/>
        </w:rPr>
        <w:t>总览：</w:t>
      </w:r>
      <w:r w:rsidR="007747B4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显示今日访问与总访问数、今日违规与总违规数，</w:t>
      </w:r>
      <w:r w:rsidR="00845A1D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Admin</w:t>
      </w:r>
      <w:r w:rsidR="00FE4665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 server</w:t>
      </w:r>
      <w:r w:rsidR="00845A1D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的运行时间。</w:t>
      </w:r>
    </w:p>
    <w:p w14:paraId="06DA6E3E" w14:textId="4894FDF7" w:rsidR="00310249" w:rsidRPr="00215D6B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b/>
          <w:bCs/>
          <w:position w:val="-50"/>
          <w:sz w:val="24"/>
          <w:szCs w:val="24"/>
        </w:rPr>
        <w:t>安全指数：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扫描当前大数据集群的安全</w:t>
      </w:r>
      <w:del w:id="16" w:author="dafu" w:date="2017-09-06T10:12:00Z">
        <w:r w:rsidRPr="00215D6B" w:rsidDel="00923A13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delText>状</w:delText>
        </w:r>
      </w:del>
      <w:ins w:id="17" w:author="dafu" w:date="2017-09-06T10:11:00Z">
        <w:r w:rsidR="00923A13" w:rsidRPr="00215D6B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t>状态包括基线配置、</w:t>
        </w:r>
      </w:ins>
      <w:ins w:id="18" w:author="dafu" w:date="2017-09-06T10:12:00Z">
        <w:r w:rsidR="00923A13" w:rsidRPr="00215D6B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t>存在的漏洞数以及漏洞的危害程度</w:t>
        </w:r>
      </w:ins>
      <w:del w:id="19" w:author="dafu" w:date="2017-09-06T10:11:00Z">
        <w:r w:rsidRPr="00215D6B" w:rsidDel="00923A13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delText>态</w:delText>
        </w:r>
      </w:del>
      <w:del w:id="20" w:author="dafu" w:date="2017-09-06T10:12:00Z">
        <w:r w:rsidRPr="00215D6B" w:rsidDel="00923A13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delText>并</w:delText>
        </w:r>
      </w:del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予以</w:t>
      </w:r>
      <w:commentRangeStart w:id="21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评分</w:t>
      </w:r>
      <w:commentRangeEnd w:id="21"/>
      <w:r w:rsidR="005462D7" w:rsidRPr="00215D6B">
        <w:rPr>
          <w:rStyle w:val="ab"/>
          <w:sz w:val="24"/>
          <w:szCs w:val="24"/>
        </w:rPr>
        <w:commentReference w:id="21"/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，给出系统信息与系统漏洞详情。</w:t>
      </w:r>
    </w:p>
    <w:p w14:paraId="04C3E83D" w14:textId="01A5F05F" w:rsidR="00310249" w:rsidRPr="00215D6B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b/>
          <w:bCs/>
          <w:position w:val="-50"/>
          <w:sz w:val="24"/>
          <w:szCs w:val="24"/>
        </w:rPr>
        <w:t>插件状态显示：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显示各个插件的开启、关闭与异常状态，统计插件用户、权限与</w:t>
      </w:r>
      <w:commentRangeStart w:id="22"/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已审计</w:t>
      </w:r>
      <w:ins w:id="23" w:author="dafu" w:date="2017-09-06T10:13:00Z">
        <w:r w:rsidR="00923A13" w:rsidRPr="00215D6B">
          <w:rPr>
            <w:rFonts w:ascii="微软雅黑" w:eastAsia="微软雅黑" w:hAnsi="微软雅黑" w:cs="微软雅黑" w:hint="eastAsia"/>
            <w:position w:val="-50"/>
            <w:sz w:val="24"/>
            <w:szCs w:val="24"/>
          </w:rPr>
          <w:t>操作</w:t>
        </w:r>
      </w:ins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数量</w:t>
      </w:r>
      <w:commentRangeEnd w:id="22"/>
      <w:r w:rsidR="005462D7" w:rsidRPr="00215D6B">
        <w:rPr>
          <w:rStyle w:val="ab"/>
          <w:sz w:val="24"/>
          <w:szCs w:val="24"/>
        </w:rPr>
        <w:commentReference w:id="22"/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。</w:t>
      </w:r>
    </w:p>
    <w:p w14:paraId="6AB129F9" w14:textId="1DA110C1" w:rsidR="00310249" w:rsidRPr="00215D6B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215D6B">
        <w:rPr>
          <w:rFonts w:ascii="微软雅黑" w:eastAsia="微软雅黑" w:hAnsi="微软雅黑" w:cs="微软雅黑" w:hint="eastAsia"/>
          <w:b/>
          <w:bCs/>
          <w:position w:val="-50"/>
          <w:sz w:val="24"/>
          <w:szCs w:val="24"/>
        </w:rPr>
        <w:t>访问统计动态图：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可监控集群的HDFS</w:t>
      </w:r>
      <w:r w:rsidR="00170C82"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、HBASE</w:t>
      </w:r>
      <w:r w:rsidRPr="00215D6B">
        <w:rPr>
          <w:rFonts w:ascii="微软雅黑" w:eastAsia="微软雅黑" w:hAnsi="微软雅黑" w:cs="微软雅黑" w:hint="eastAsia"/>
          <w:position w:val="-50"/>
          <w:sz w:val="24"/>
          <w:szCs w:val="24"/>
        </w:rPr>
        <w:t>组件的访问数量和违规数量。</w:t>
      </w:r>
    </w:p>
    <w:p w14:paraId="29A4300B" w14:textId="77777777" w:rsidR="00310249" w:rsidRDefault="00845A1D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24" w:name="_Toc493785333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lastRenderedPageBreak/>
        <w:t>插件管理</w:t>
      </w:r>
      <w:bookmarkEnd w:id="24"/>
    </w:p>
    <w:p w14:paraId="2B33DA16" w14:textId="7859569E" w:rsidR="00B542C3" w:rsidRPr="00B542C3" w:rsidRDefault="00E76AD5" w:rsidP="00E76AD5">
      <w:pPr>
        <w:pStyle w:val="3"/>
        <w:numPr>
          <w:ilvl w:val="0"/>
          <w:numId w:val="15"/>
        </w:numPr>
      </w:pPr>
      <w:bookmarkStart w:id="25" w:name="_Toc493785334"/>
      <w:r>
        <w:rPr>
          <w:rFonts w:hint="eastAsia"/>
        </w:rPr>
        <w:t>HDFS插件管理</w:t>
      </w:r>
      <w:bookmarkEnd w:id="25"/>
    </w:p>
    <w:p w14:paraId="4A23FFB0" w14:textId="77777777" w:rsidR="00844FCC" w:rsidRDefault="00845A1D" w:rsidP="00844FCC">
      <w:pPr>
        <w:keepNext/>
        <w:spacing w:line="360" w:lineRule="auto"/>
      </w:pPr>
      <w:r>
        <w:rPr>
          <w:rFonts w:ascii="微软雅黑" w:eastAsia="微软雅黑" w:hAnsi="微软雅黑" w:cs="微软雅黑" w:hint="eastAsia"/>
          <w:noProof/>
          <w:sz w:val="21"/>
          <w:szCs w:val="22"/>
        </w:rPr>
        <w:drawing>
          <wp:inline distT="0" distB="0" distL="0" distR="0" wp14:anchorId="56AC798B" wp14:editId="31BFB7F1">
            <wp:extent cx="5270500" cy="150304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CFC5" w14:textId="3E7A3296" w:rsidR="00310249" w:rsidRPr="00844FCC" w:rsidRDefault="00844FCC" w:rsidP="00844FCC">
      <w:pPr>
        <w:pStyle w:val="a3"/>
        <w:jc w:val="center"/>
        <w:rPr>
          <w:rFonts w:ascii="微软雅黑" w:eastAsia="微软雅黑" w:hAnsi="微软雅黑" w:cs="微软雅黑"/>
          <w:color w:val="000000" w:themeColor="text1"/>
          <w:sz w:val="21"/>
          <w:szCs w:val="22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5</w:t>
      </w:r>
      <w:r w:rsidRPr="00844FCC">
        <w:rPr>
          <w:color w:val="000000" w:themeColor="text1"/>
        </w:rPr>
        <w:fldChar w:fldCharType="end"/>
      </w:r>
      <w:r w:rsidR="00FB156E">
        <w:rPr>
          <w:rFonts w:hint="eastAsia"/>
          <w:color w:val="000000" w:themeColor="text1"/>
        </w:rPr>
        <w:t>HDFS</w:t>
      </w:r>
      <w:r w:rsidRPr="00844FCC">
        <w:rPr>
          <w:rFonts w:hint="eastAsia"/>
          <w:color w:val="000000" w:themeColor="text1"/>
        </w:rPr>
        <w:t>插件</w:t>
      </w:r>
      <w:r w:rsidR="00D05441">
        <w:rPr>
          <w:rFonts w:hint="eastAsia"/>
          <w:color w:val="000000" w:themeColor="text1"/>
        </w:rPr>
        <w:t>管理</w:t>
      </w:r>
    </w:p>
    <w:p w14:paraId="1F3DD0B2" w14:textId="77777777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集群状态：</w:t>
      </w:r>
      <w:r>
        <w:rPr>
          <w:rFonts w:ascii="微软雅黑" w:eastAsia="微软雅黑" w:hAnsi="微软雅黑" w:cs="微软雅黑" w:hint="eastAsia"/>
          <w:position w:val="-50"/>
          <w:sz w:val="28"/>
        </w:rPr>
        <w:t>查看集群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Namenode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、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Dat</w:t>
      </w:r>
      <w:ins w:id="26" w:author="Admin" w:date="2017-08-28T13:46:00Z">
        <w:r w:rsidR="005462D7">
          <w:rPr>
            <w:rFonts w:ascii="微软雅黑" w:eastAsia="微软雅黑" w:hAnsi="微软雅黑" w:cs="微软雅黑" w:hint="eastAsia"/>
            <w:position w:val="-50"/>
            <w:sz w:val="28"/>
          </w:rPr>
          <w:t>a</w:t>
        </w:r>
      </w:ins>
      <w:r>
        <w:rPr>
          <w:rFonts w:ascii="微软雅黑" w:eastAsia="微软雅黑" w:hAnsi="微软雅黑" w:cs="微软雅黑" w:hint="eastAsia"/>
          <w:position w:val="-50"/>
          <w:sz w:val="28"/>
        </w:rPr>
        <w:t>node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运行状态、时间以及内存使用状态。</w:t>
      </w:r>
    </w:p>
    <w:p w14:paraId="217C03FF" w14:textId="40A864D5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插件配置：</w:t>
      </w:r>
      <w:r w:rsidR="00424C94">
        <w:rPr>
          <w:rFonts w:ascii="微软雅黑" w:eastAsia="微软雅黑" w:hAnsi="微软雅黑" w:cs="微软雅黑" w:hint="eastAsia"/>
          <w:position w:val="-50"/>
          <w:sz w:val="28"/>
        </w:rPr>
        <w:t>配置插件所在大数据环境参数</w:t>
      </w:r>
      <w:r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2FC6F88A" w14:textId="657C3990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插件状态：</w:t>
      </w:r>
      <w:r>
        <w:rPr>
          <w:rFonts w:ascii="微软雅黑" w:eastAsia="微软雅黑" w:hAnsi="微软雅黑" w:cs="微软雅黑" w:hint="eastAsia"/>
          <w:position w:val="-50"/>
          <w:sz w:val="28"/>
        </w:rPr>
        <w:t>显示插件名称、主机名称，最后同步时间、状态。</w:t>
      </w:r>
    </w:p>
    <w:p w14:paraId="2AFB7AA4" w14:textId="7001703C" w:rsidR="008327D0" w:rsidRDefault="008327D0" w:rsidP="008327D0">
      <w:pPr>
        <w:pStyle w:val="3"/>
        <w:numPr>
          <w:ilvl w:val="0"/>
          <w:numId w:val="15"/>
        </w:numPr>
      </w:pPr>
      <w:bookmarkStart w:id="27" w:name="_Toc493785335"/>
      <w:r>
        <w:rPr>
          <w:rFonts w:hint="eastAsia"/>
        </w:rPr>
        <w:t>HBASE插件管理</w:t>
      </w:r>
      <w:bookmarkEnd w:id="27"/>
    </w:p>
    <w:p w14:paraId="471EC148" w14:textId="3AB627C4" w:rsidR="008327D0" w:rsidRDefault="00424C94" w:rsidP="008327D0">
      <w:r w:rsidRPr="00424C94">
        <w:rPr>
          <w:noProof/>
        </w:rPr>
        <w:drawing>
          <wp:inline distT="0" distB="0" distL="0" distR="0" wp14:anchorId="792067C9" wp14:editId="665358FF">
            <wp:extent cx="5270500" cy="91884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52A1" w14:textId="6EBF4547" w:rsidR="001F1F94" w:rsidRPr="001F1F94" w:rsidRDefault="001F1F94" w:rsidP="001F1F94">
      <w:pPr>
        <w:pStyle w:val="a3"/>
        <w:jc w:val="center"/>
        <w:rPr>
          <w:rFonts w:ascii="微软雅黑" w:eastAsia="微软雅黑" w:hAnsi="微软雅黑" w:cs="微软雅黑"/>
          <w:color w:val="000000" w:themeColor="text1"/>
          <w:sz w:val="21"/>
          <w:szCs w:val="22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6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HBASE</w:t>
      </w:r>
      <w:r w:rsidRPr="00844FCC">
        <w:rPr>
          <w:rFonts w:hint="eastAsia"/>
          <w:color w:val="000000" w:themeColor="text1"/>
        </w:rPr>
        <w:t>插件</w:t>
      </w:r>
      <w:r>
        <w:rPr>
          <w:rFonts w:hint="eastAsia"/>
          <w:color w:val="000000" w:themeColor="text1"/>
        </w:rPr>
        <w:t>管理</w:t>
      </w:r>
    </w:p>
    <w:p w14:paraId="397FE3B1" w14:textId="136DBD7C" w:rsidR="005334DB" w:rsidRDefault="005334DB" w:rsidP="005334DB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lastRenderedPageBreak/>
        <w:t>插件配置：</w:t>
      </w:r>
      <w:r>
        <w:rPr>
          <w:rFonts w:ascii="微软雅黑" w:eastAsia="微软雅黑" w:hAnsi="微软雅黑" w:cs="微软雅黑" w:hint="eastAsia"/>
          <w:position w:val="-50"/>
          <w:sz w:val="28"/>
        </w:rPr>
        <w:t>配置插件所在HBASE集群的参数。</w:t>
      </w:r>
    </w:p>
    <w:p w14:paraId="7A4ED424" w14:textId="77777777" w:rsidR="005334DB" w:rsidRDefault="005334DB" w:rsidP="005334DB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插件状态：</w:t>
      </w:r>
      <w:r>
        <w:rPr>
          <w:rFonts w:ascii="微软雅黑" w:eastAsia="微软雅黑" w:hAnsi="微软雅黑" w:cs="微软雅黑" w:hint="eastAsia"/>
          <w:position w:val="-50"/>
          <w:sz w:val="28"/>
        </w:rPr>
        <w:t>显示插件名称、主机名称，最后同步时间、状态。</w:t>
      </w:r>
    </w:p>
    <w:p w14:paraId="01E9B949" w14:textId="77777777" w:rsidR="008327D0" w:rsidRDefault="008327D0" w:rsidP="008327D0"/>
    <w:p w14:paraId="083835A7" w14:textId="5B3FB6D3" w:rsidR="008327D0" w:rsidRPr="00B542C3" w:rsidRDefault="00D509B9" w:rsidP="008327D0">
      <w:pPr>
        <w:pStyle w:val="3"/>
        <w:numPr>
          <w:ilvl w:val="0"/>
          <w:numId w:val="15"/>
        </w:numPr>
      </w:pPr>
      <w:bookmarkStart w:id="28" w:name="_Toc493785336"/>
      <w:r>
        <w:rPr>
          <w:rFonts w:hint="eastAsia"/>
        </w:rPr>
        <w:t>GATEWAY</w:t>
      </w:r>
      <w:r w:rsidR="008327D0">
        <w:rPr>
          <w:rFonts w:hint="eastAsia"/>
        </w:rPr>
        <w:t>插件管理</w:t>
      </w:r>
      <w:bookmarkEnd w:id="28"/>
    </w:p>
    <w:p w14:paraId="2C008502" w14:textId="5E3BEFDC" w:rsidR="008327D0" w:rsidRDefault="00AD070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AD070C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3C6DAF40" wp14:editId="74F80E8E">
            <wp:extent cx="5270500" cy="6591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508D" w14:textId="0095F8DF" w:rsidR="00B82AB8" w:rsidRPr="00B82AB8" w:rsidRDefault="00B82AB8" w:rsidP="00B82AB8">
      <w:pPr>
        <w:pStyle w:val="a3"/>
        <w:jc w:val="center"/>
        <w:rPr>
          <w:rFonts w:ascii="微软雅黑" w:eastAsia="微软雅黑" w:hAnsi="微软雅黑" w:cs="微软雅黑"/>
          <w:color w:val="000000" w:themeColor="text1"/>
          <w:sz w:val="21"/>
          <w:szCs w:val="22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7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GATEWAY管理</w:t>
      </w:r>
    </w:p>
    <w:p w14:paraId="6F86D3C7" w14:textId="4B975BC1" w:rsidR="00AD070C" w:rsidRDefault="00AD070C" w:rsidP="00AD070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插件配置：</w:t>
      </w:r>
      <w:r>
        <w:rPr>
          <w:rFonts w:ascii="微软雅黑" w:eastAsia="微软雅黑" w:hAnsi="微软雅黑" w:cs="微软雅黑" w:hint="eastAsia"/>
          <w:position w:val="-50"/>
          <w:sz w:val="28"/>
        </w:rPr>
        <w:t>配置GATEWAY地址。</w:t>
      </w:r>
    </w:p>
    <w:p w14:paraId="1B3230CC" w14:textId="4973037D" w:rsidR="00AD070C" w:rsidRDefault="00AD070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插件状态：</w:t>
      </w:r>
      <w:r>
        <w:rPr>
          <w:rFonts w:ascii="微软雅黑" w:eastAsia="微软雅黑" w:hAnsi="微软雅黑" w:cs="微软雅黑" w:hint="eastAsia"/>
          <w:position w:val="-50"/>
          <w:sz w:val="28"/>
        </w:rPr>
        <w:t>显示插件名称、主机名称，最后同步时间、状态。</w:t>
      </w:r>
    </w:p>
    <w:p w14:paraId="7F39A4B0" w14:textId="0657C0CD" w:rsidR="00310249" w:rsidRDefault="005C7EFF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29" w:name="_Toc493785337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权限管理</w:t>
      </w:r>
      <w:bookmarkEnd w:id="29"/>
    </w:p>
    <w:p w14:paraId="56AC8598" w14:textId="04A19D3B" w:rsidR="004550E0" w:rsidRPr="004550E0" w:rsidRDefault="004550E0" w:rsidP="004550E0">
      <w:pPr>
        <w:pStyle w:val="3"/>
        <w:numPr>
          <w:ilvl w:val="0"/>
          <w:numId w:val="16"/>
        </w:numPr>
      </w:pPr>
      <w:bookmarkStart w:id="30" w:name="_Toc493785338"/>
      <w:r>
        <w:rPr>
          <w:rFonts w:hint="eastAsia"/>
        </w:rPr>
        <w:t>HDFS</w:t>
      </w:r>
      <w:r w:rsidR="00DE761D">
        <w:rPr>
          <w:rFonts w:hint="eastAsia"/>
        </w:rPr>
        <w:t>权限管理</w:t>
      </w:r>
      <w:bookmarkEnd w:id="30"/>
    </w:p>
    <w:p w14:paraId="5BC3A051" w14:textId="77777777" w:rsidR="000954C0" w:rsidRDefault="00221A3D" w:rsidP="000954C0">
      <w:pPr>
        <w:keepNext/>
        <w:spacing w:line="360" w:lineRule="auto"/>
      </w:pPr>
      <w:r w:rsidRPr="00221A3D">
        <w:rPr>
          <w:rFonts w:ascii="微软雅黑" w:eastAsia="微软雅黑" w:hAnsi="微软雅黑" w:cs="微软雅黑"/>
          <w:noProof/>
          <w:sz w:val="21"/>
          <w:szCs w:val="22"/>
        </w:rPr>
        <w:lastRenderedPageBreak/>
        <w:drawing>
          <wp:inline distT="0" distB="0" distL="0" distR="0" wp14:anchorId="291376D3" wp14:editId="3CA058D1">
            <wp:extent cx="5270500" cy="19005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BCF" w14:textId="5E2936BF" w:rsidR="00204EB0" w:rsidRPr="00B82AB8" w:rsidRDefault="00204EB0" w:rsidP="00204EB0">
      <w:pPr>
        <w:pStyle w:val="a3"/>
        <w:jc w:val="center"/>
        <w:rPr>
          <w:rFonts w:ascii="微软雅黑" w:eastAsia="微软雅黑" w:hAnsi="微软雅黑" w:cs="微软雅黑"/>
          <w:color w:val="000000" w:themeColor="text1"/>
          <w:sz w:val="21"/>
          <w:szCs w:val="22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8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HDFS权限管理</w:t>
      </w:r>
    </w:p>
    <w:p w14:paraId="20490B91" w14:textId="5B8F9432" w:rsidR="00310249" w:rsidRDefault="00EE594A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HDFS</w:t>
      </w:r>
      <w:r w:rsidR="00095D08">
        <w:rPr>
          <w:rFonts w:ascii="微软雅黑" w:eastAsia="微软雅黑" w:hAnsi="微软雅黑" w:cs="微软雅黑" w:hint="eastAsia"/>
          <w:position w:val="-50"/>
          <w:sz w:val="28"/>
        </w:rPr>
        <w:t>权限管理，</w:t>
      </w:r>
      <w:r w:rsidR="00845A1D">
        <w:rPr>
          <w:rFonts w:ascii="微软雅黑" w:eastAsia="微软雅黑" w:hAnsi="微软雅黑" w:cs="微软雅黑" w:hint="eastAsia"/>
          <w:position w:val="-50"/>
          <w:sz w:val="28"/>
        </w:rPr>
        <w:t>实现</w:t>
      </w:r>
      <w:r w:rsidR="00095D08">
        <w:rPr>
          <w:rFonts w:ascii="微软雅黑" w:eastAsia="微软雅黑" w:hAnsi="微软雅黑" w:cs="微软雅黑" w:hint="eastAsia"/>
          <w:position w:val="-50"/>
          <w:sz w:val="28"/>
        </w:rPr>
        <w:t>对HDFS</w:t>
      </w:r>
      <w:r w:rsidR="00845A1D">
        <w:rPr>
          <w:rFonts w:ascii="微软雅黑" w:eastAsia="微软雅黑" w:hAnsi="微软雅黑" w:cs="微软雅黑" w:hint="eastAsia"/>
          <w:position w:val="-50"/>
          <w:sz w:val="28"/>
        </w:rPr>
        <w:t>数据资源访问权限控制。有两种</w:t>
      </w:r>
      <w:commentRangeStart w:id="31"/>
      <w:r w:rsidR="007D0A4F">
        <w:rPr>
          <w:rFonts w:ascii="微软雅黑" w:eastAsia="微软雅黑" w:hAnsi="微软雅黑" w:cs="微软雅黑" w:hint="eastAsia"/>
          <w:position w:val="-50"/>
          <w:sz w:val="28"/>
        </w:rPr>
        <w:t>用户</w:t>
      </w:r>
      <w:commentRangeEnd w:id="31"/>
      <w:r w:rsidR="00B20F8C">
        <w:rPr>
          <w:rStyle w:val="ab"/>
        </w:rPr>
        <w:commentReference w:id="31"/>
      </w:r>
      <w:r w:rsidR="000F4D35">
        <w:rPr>
          <w:rFonts w:ascii="微软雅黑" w:eastAsia="微软雅黑" w:hAnsi="微软雅黑" w:cs="微软雅黑" w:hint="eastAsia"/>
          <w:position w:val="-50"/>
          <w:sz w:val="28"/>
        </w:rPr>
        <w:t>角色配置方案</w:t>
      </w:r>
      <w:r w:rsidR="0053731E">
        <w:rPr>
          <w:rFonts w:ascii="微软雅黑" w:eastAsia="微软雅黑" w:hAnsi="微软雅黑" w:cs="微软雅黑" w:hint="eastAsia"/>
          <w:position w:val="-50"/>
          <w:sz w:val="28"/>
        </w:rPr>
        <w:t>，用户根据角色不同选择配置方案</w:t>
      </w:r>
      <w:r w:rsidR="000A268E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6514E6E0" w14:textId="70C19A2A" w:rsidR="00453135" w:rsidRDefault="00845A1D" w:rsidP="0051760C">
      <w:pPr>
        <w:pStyle w:val="4"/>
        <w:numPr>
          <w:ilvl w:val="3"/>
          <w:numId w:val="18"/>
        </w:numPr>
      </w:pPr>
      <w:r>
        <w:rPr>
          <w:rFonts w:hint="eastAsia"/>
        </w:rPr>
        <w:t>大数据组件</w:t>
      </w:r>
      <w:r w:rsidR="007D4C45">
        <w:rPr>
          <w:rFonts w:hint="eastAsia"/>
        </w:rPr>
        <w:t>角色</w:t>
      </w:r>
      <w:r>
        <w:rPr>
          <w:rFonts w:hint="eastAsia"/>
        </w:rPr>
        <w:t>（HBASE、HIVE等）</w:t>
      </w:r>
    </w:p>
    <w:p w14:paraId="6F3B626A" w14:textId="078876C0" w:rsidR="00B94BFF" w:rsidRPr="00B94BFF" w:rsidRDefault="00B94BFF" w:rsidP="00B94BFF">
      <w:pPr>
        <w:pStyle w:val="af0"/>
        <w:numPr>
          <w:ilvl w:val="0"/>
          <w:numId w:val="19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 w:rsidRPr="00B94BFF">
        <w:rPr>
          <w:rFonts w:ascii="微软雅黑" w:eastAsia="微软雅黑" w:hAnsi="微软雅黑" w:cs="微软雅黑" w:hint="eastAsia"/>
          <w:position w:val="-50"/>
          <w:sz w:val="28"/>
        </w:rPr>
        <w:t>添加用户</w:t>
      </w:r>
    </w:p>
    <w:p w14:paraId="3A9E5AE8" w14:textId="6DEA1B3B" w:rsidR="007D5F67" w:rsidRPr="00453135" w:rsidRDefault="00845A1D" w:rsidP="00453135">
      <w:pPr>
        <w:spacing w:line="360" w:lineRule="auto"/>
        <w:rPr>
          <w:rFonts w:ascii="微软雅黑" w:eastAsia="微软雅黑" w:hAnsi="微软雅黑" w:cs="微软雅黑"/>
          <w:b/>
          <w:bCs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在BIGDAF的Admin Server点击【权限】选择【HDFS】。点击【添加用户】</w:t>
      </w:r>
      <w:r w:rsidR="005012B1">
        <w:rPr>
          <w:rFonts w:ascii="微软雅黑" w:eastAsia="微软雅黑" w:hAnsi="微软雅黑" w:cs="微软雅黑" w:hint="eastAsia"/>
          <w:position w:val="-50"/>
          <w:sz w:val="28"/>
        </w:rPr>
        <w:t>添加</w:t>
      </w:r>
      <w:proofErr w:type="spellStart"/>
      <w:r w:rsidR="001D7ECF">
        <w:rPr>
          <w:rFonts w:ascii="微软雅黑" w:eastAsia="微软雅黑" w:hAnsi="微软雅黑" w:cs="微软雅黑" w:hint="eastAsia"/>
          <w:position w:val="-50"/>
          <w:sz w:val="28"/>
        </w:rPr>
        <w:t>h</w:t>
      </w:r>
      <w:r w:rsidR="005012B1">
        <w:rPr>
          <w:rFonts w:ascii="微软雅黑" w:eastAsia="微软雅黑" w:hAnsi="微软雅黑" w:cs="微软雅黑" w:hint="eastAsia"/>
          <w:position w:val="-50"/>
          <w:sz w:val="28"/>
        </w:rPr>
        <w:t>base</w:t>
      </w:r>
      <w:proofErr w:type="spellEnd"/>
      <w:r w:rsidR="005012B1">
        <w:rPr>
          <w:rFonts w:ascii="微软雅黑" w:eastAsia="微软雅黑" w:hAnsi="微软雅黑" w:cs="微软雅黑" w:hint="eastAsia"/>
          <w:position w:val="-50"/>
          <w:sz w:val="28"/>
        </w:rPr>
        <w:t xml:space="preserve"> 用户</w:t>
      </w:r>
      <w:r w:rsidR="005012B1" w:rsidRPr="005012B1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3A4DFF8D" wp14:editId="23AA1524">
            <wp:extent cx="5270500" cy="29127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4FB3" w14:textId="0407E780" w:rsidR="003522AA" w:rsidRPr="003522AA" w:rsidRDefault="003522AA" w:rsidP="003522AA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9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添加用户</w:t>
      </w:r>
    </w:p>
    <w:p w14:paraId="1F0041D7" w14:textId="4C6CF3DC" w:rsidR="00EF275A" w:rsidRPr="00EF275A" w:rsidRDefault="00EF275A" w:rsidP="00EF275A">
      <w:pPr>
        <w:pStyle w:val="af0"/>
        <w:numPr>
          <w:ilvl w:val="0"/>
          <w:numId w:val="19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添加权限</w:t>
      </w:r>
    </w:p>
    <w:p w14:paraId="438718A9" w14:textId="125CFE06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点击【权限管理】然后【添加权限】建立</w:t>
      </w:r>
      <w:proofErr w:type="spellStart"/>
      <w:r w:rsidR="001D7ECF"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 w:hint="eastAsia"/>
          <w:position w:val="-50"/>
          <w:sz w:val="28"/>
        </w:rPr>
        <w:t>basepri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权限名</w:t>
      </w:r>
    </w:p>
    <w:p w14:paraId="0654CCDE" w14:textId="77777777" w:rsidR="007D5F67" w:rsidRDefault="001D7ECF" w:rsidP="007D5F67">
      <w:pPr>
        <w:keepNext/>
        <w:spacing w:line="360" w:lineRule="auto"/>
      </w:pPr>
      <w:r w:rsidRPr="001D7ECF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43D62DEA" wp14:editId="10D35469">
            <wp:extent cx="5270500" cy="23863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330F" w14:textId="16AA5D18" w:rsidR="00EA4F0C" w:rsidRPr="00EA4F0C" w:rsidRDefault="00EA4F0C" w:rsidP="00EA4F0C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10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添加权限</w:t>
      </w:r>
    </w:p>
    <w:p w14:paraId="66C952A4" w14:textId="3F1A2363" w:rsidR="00302162" w:rsidRPr="00302162" w:rsidRDefault="00302162" w:rsidP="00302162">
      <w:pPr>
        <w:pStyle w:val="af0"/>
        <w:numPr>
          <w:ilvl w:val="0"/>
          <w:numId w:val="19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授权</w:t>
      </w:r>
    </w:p>
    <w:p w14:paraId="76F71026" w14:textId="6FC83DD7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点击【用户管理】然后点击【授权】为用户授权</w:t>
      </w:r>
      <w:proofErr w:type="spellStart"/>
      <w:r w:rsidR="00CA4F20"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 w:hint="eastAsia"/>
          <w:position w:val="-50"/>
          <w:sz w:val="28"/>
        </w:rPr>
        <w:t>basepri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权限。</w:t>
      </w:r>
    </w:p>
    <w:p w14:paraId="4D26F09A" w14:textId="77777777" w:rsidR="007D5F67" w:rsidRDefault="00585A04" w:rsidP="007D5F67">
      <w:pPr>
        <w:keepNext/>
        <w:spacing w:line="360" w:lineRule="auto"/>
      </w:pPr>
      <w:r w:rsidRPr="00585A04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3D0525DB" wp14:editId="062FAEF5">
            <wp:extent cx="5372236" cy="393467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089" cy="39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539" w14:textId="769CE112" w:rsidR="00310249" w:rsidRPr="00EE694D" w:rsidRDefault="00DB2C70" w:rsidP="00DB2C70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11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授权</w:t>
      </w:r>
    </w:p>
    <w:p w14:paraId="755DDE17" w14:textId="284A53B6" w:rsidR="0092237F" w:rsidRPr="0092237F" w:rsidRDefault="0092237F" w:rsidP="0092237F">
      <w:pPr>
        <w:pStyle w:val="af0"/>
        <w:numPr>
          <w:ilvl w:val="0"/>
          <w:numId w:val="19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组件配置</w:t>
      </w:r>
    </w:p>
    <w:p w14:paraId="22F510FB" w14:textId="641E4AC7" w:rsidR="002D69C3" w:rsidRDefault="00DC744B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在</w:t>
      </w:r>
      <w:proofErr w:type="spellStart"/>
      <w:r w:rsidR="002D69C3">
        <w:rPr>
          <w:rFonts w:ascii="微软雅黑" w:eastAsia="微软雅黑" w:hAnsi="微软雅黑" w:cs="微软雅黑" w:hint="eastAsia"/>
          <w:position w:val="-50"/>
          <w:sz w:val="28"/>
        </w:rPr>
        <w:t>hbase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所有</w:t>
      </w:r>
      <w:r w:rsidR="002D69C3">
        <w:rPr>
          <w:rFonts w:ascii="微软雅黑" w:eastAsia="微软雅黑" w:hAnsi="微软雅黑" w:cs="微软雅黑" w:hint="eastAsia"/>
          <w:position w:val="-50"/>
          <w:sz w:val="28"/>
        </w:rPr>
        <w:t>节点上，设置启动</w:t>
      </w:r>
      <w:proofErr w:type="spellStart"/>
      <w:r w:rsidR="002D69C3">
        <w:rPr>
          <w:rFonts w:ascii="微软雅黑" w:eastAsia="微软雅黑" w:hAnsi="微软雅黑" w:cs="微软雅黑" w:hint="eastAsia"/>
          <w:position w:val="-50"/>
          <w:sz w:val="28"/>
        </w:rPr>
        <w:t>hbase</w:t>
      </w:r>
      <w:proofErr w:type="spellEnd"/>
      <w:r w:rsidR="002D69C3">
        <w:rPr>
          <w:rFonts w:ascii="微软雅黑" w:eastAsia="微软雅黑" w:hAnsi="微软雅黑" w:cs="微软雅黑" w:hint="eastAsia"/>
          <w:position w:val="-50"/>
          <w:sz w:val="28"/>
        </w:rPr>
        <w:t>账户的环境变量</w:t>
      </w:r>
      <w:r w:rsidR="003F4991">
        <w:rPr>
          <w:rFonts w:ascii="微软雅黑" w:eastAsia="微软雅黑" w:hAnsi="微软雅黑" w:cs="微软雅黑" w:hint="eastAsia"/>
          <w:position w:val="-50"/>
          <w:sz w:val="28"/>
        </w:rPr>
        <w:t>，</w:t>
      </w:r>
      <w:r w:rsidR="002D69C3">
        <w:rPr>
          <w:rFonts w:ascii="微软雅黑" w:eastAsia="微软雅黑" w:hAnsi="微软雅黑" w:cs="微软雅黑" w:hint="eastAsia"/>
          <w:position w:val="-50"/>
          <w:sz w:val="28"/>
        </w:rPr>
        <w:t>编辑</w:t>
      </w:r>
      <w:r w:rsidR="002D69C3" w:rsidRPr="005012B1">
        <w:rPr>
          <w:rFonts w:ascii="微软雅黑" w:eastAsia="微软雅黑" w:hAnsi="微软雅黑" w:cs="微软雅黑"/>
          <w:position w:val="-50"/>
          <w:sz w:val="28"/>
        </w:rPr>
        <w:t>~/.</w:t>
      </w:r>
      <w:proofErr w:type="spellStart"/>
      <w:r w:rsidR="002D69C3" w:rsidRPr="005012B1">
        <w:rPr>
          <w:rFonts w:ascii="微软雅黑" w:eastAsia="微软雅黑" w:hAnsi="微软雅黑" w:cs="微软雅黑"/>
          <w:position w:val="-50"/>
          <w:sz w:val="28"/>
        </w:rPr>
        <w:t>bash_profile</w:t>
      </w:r>
      <w:proofErr w:type="spellEnd"/>
      <w:r w:rsidR="0099423E">
        <w:rPr>
          <w:rFonts w:ascii="微软雅黑" w:eastAsia="微软雅黑" w:hAnsi="微软雅黑" w:cs="微软雅黑" w:hint="eastAsia"/>
          <w:position w:val="-50"/>
          <w:sz w:val="28"/>
        </w:rPr>
        <w:t>追</w:t>
      </w:r>
      <w:r w:rsidR="003F4991">
        <w:rPr>
          <w:rFonts w:ascii="微软雅黑" w:eastAsia="微软雅黑" w:hAnsi="微软雅黑" w:cs="微软雅黑" w:hint="eastAsia"/>
          <w:position w:val="-50"/>
          <w:sz w:val="28"/>
        </w:rPr>
        <w:t>加</w:t>
      </w:r>
      <w:r w:rsidR="0099423E">
        <w:rPr>
          <w:rFonts w:ascii="微软雅黑" w:eastAsia="微软雅黑" w:hAnsi="微软雅黑" w:cs="微软雅黑"/>
          <w:position w:val="-50"/>
          <w:sz w:val="28"/>
        </w:rPr>
        <w:t>export HADOOP_USER_NAME=</w:t>
      </w:r>
      <w:proofErr w:type="spellStart"/>
      <w:r w:rsidR="0099423E">
        <w:rPr>
          <w:rFonts w:ascii="微软雅黑" w:eastAsia="微软雅黑" w:hAnsi="微软雅黑" w:cs="微软雅黑"/>
          <w:position w:val="-50"/>
          <w:sz w:val="28"/>
        </w:rPr>
        <w:t>hbase</w:t>
      </w:r>
      <w:proofErr w:type="spellEnd"/>
      <w:r w:rsidR="0099423E">
        <w:rPr>
          <w:rFonts w:ascii="微软雅黑" w:eastAsia="微软雅黑" w:hAnsi="微软雅黑" w:cs="微软雅黑" w:hint="eastAsia"/>
          <w:position w:val="-50"/>
          <w:sz w:val="28"/>
        </w:rPr>
        <w:t xml:space="preserve">，执行source </w:t>
      </w:r>
      <w:r w:rsidR="0099423E" w:rsidRPr="005012B1">
        <w:rPr>
          <w:rFonts w:ascii="微软雅黑" w:eastAsia="微软雅黑" w:hAnsi="微软雅黑" w:cs="微软雅黑"/>
          <w:position w:val="-50"/>
          <w:sz w:val="28"/>
        </w:rPr>
        <w:t>~/.</w:t>
      </w:r>
      <w:proofErr w:type="spellStart"/>
      <w:r w:rsidR="0099423E" w:rsidRPr="005012B1">
        <w:rPr>
          <w:rFonts w:ascii="微软雅黑" w:eastAsia="微软雅黑" w:hAnsi="微软雅黑" w:cs="微软雅黑"/>
          <w:position w:val="-50"/>
          <w:sz w:val="28"/>
        </w:rPr>
        <w:t>bash_profile</w:t>
      </w:r>
      <w:proofErr w:type="spellEnd"/>
      <w:r w:rsidR="0099423E">
        <w:rPr>
          <w:rFonts w:ascii="微软雅黑" w:eastAsia="微软雅黑" w:hAnsi="微软雅黑" w:cs="微软雅黑" w:hint="eastAsia"/>
          <w:position w:val="-50"/>
          <w:sz w:val="28"/>
        </w:rPr>
        <w:t>，完成配置</w:t>
      </w:r>
      <w:r w:rsidR="00DA1569">
        <w:rPr>
          <w:rFonts w:ascii="微软雅黑" w:eastAsia="微软雅黑" w:hAnsi="微软雅黑" w:cs="微软雅黑" w:hint="eastAsia"/>
          <w:position w:val="-50"/>
          <w:sz w:val="28"/>
        </w:rPr>
        <w:t>（环境变量优先级高于启动用户）</w:t>
      </w:r>
    </w:p>
    <w:p w14:paraId="421B1CF3" w14:textId="3BAACBB8" w:rsidR="00B43E78" w:rsidRDefault="0022380D" w:rsidP="00B43E78">
      <w:pPr>
        <w:pStyle w:val="4"/>
        <w:numPr>
          <w:ilvl w:val="3"/>
          <w:numId w:val="18"/>
        </w:numPr>
      </w:pPr>
      <w:r w:rsidRPr="00B151F5">
        <w:rPr>
          <w:rFonts w:hint="eastAsia"/>
        </w:rPr>
        <w:t>数据分析角色</w:t>
      </w:r>
    </w:p>
    <w:p w14:paraId="1362B94F" w14:textId="3AD6C468" w:rsidR="00B43E78" w:rsidRPr="00B43E78" w:rsidRDefault="00B43E78" w:rsidP="00B43E78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 w:rsidRPr="00B43E78"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添加用户</w:t>
      </w:r>
    </w:p>
    <w:p w14:paraId="0A6EA6B5" w14:textId="5866791F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点击【用户管理】然后点击【添加用户】添加</w:t>
      </w:r>
      <w:proofErr w:type="spellStart"/>
      <w:r w:rsidR="00965ADA"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 w:hint="eastAsia"/>
          <w:position w:val="-50"/>
          <w:sz w:val="28"/>
        </w:rPr>
        <w:t>adoop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用户：</w:t>
      </w:r>
    </w:p>
    <w:p w14:paraId="20157F48" w14:textId="77777777" w:rsidR="007D5F67" w:rsidRDefault="00965ADA" w:rsidP="007D5F67">
      <w:pPr>
        <w:keepNext/>
        <w:spacing w:line="360" w:lineRule="auto"/>
      </w:pPr>
      <w:r w:rsidRPr="00965ADA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1738F1CB" wp14:editId="7B1A4FDD">
            <wp:extent cx="5270500" cy="29718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195D" w14:textId="4369600A" w:rsidR="00310249" w:rsidRPr="00EE694D" w:rsidRDefault="00DC5541" w:rsidP="00DC5541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12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添加用户</w:t>
      </w:r>
    </w:p>
    <w:p w14:paraId="267FE937" w14:textId="1A34E16B" w:rsidR="00B43E78" w:rsidRPr="00B43E78" w:rsidRDefault="00B43E78" w:rsidP="00B43E78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添加权限</w:t>
      </w:r>
    </w:p>
    <w:p w14:paraId="1C1FD3B0" w14:textId="77777777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添加资源权限,点击【权限管理】然后点击【添加权限】</w:t>
      </w:r>
    </w:p>
    <w:p w14:paraId="6513D71F" w14:textId="0BFDB9DA" w:rsidR="00310249" w:rsidRDefault="00965ADA" w:rsidP="00042746">
      <w:pPr>
        <w:keepNext/>
        <w:spacing w:line="360" w:lineRule="auto"/>
      </w:pPr>
      <w:r w:rsidRPr="00965ADA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30AE157B" wp14:editId="1B8D11E5">
            <wp:extent cx="5270500" cy="2388235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8882" w14:textId="6A2DD936" w:rsidR="00042746" w:rsidRPr="00042746" w:rsidRDefault="00042746" w:rsidP="00042746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13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添加权限</w:t>
      </w:r>
    </w:p>
    <w:p w14:paraId="79B87812" w14:textId="1948860D" w:rsidR="00B43E78" w:rsidRPr="00B43E78" w:rsidRDefault="00B43E78" w:rsidP="00B43E78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授权</w:t>
      </w:r>
    </w:p>
    <w:p w14:paraId="45309B73" w14:textId="7A404DB9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为</w:t>
      </w:r>
      <w:proofErr w:type="spellStart"/>
      <w:r w:rsidR="002A552B"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 w:hint="eastAsia"/>
          <w:position w:val="-50"/>
          <w:sz w:val="28"/>
        </w:rPr>
        <w:t>adoop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用户授权，点击【用户管理】，找到</w:t>
      </w:r>
      <w:proofErr w:type="spellStart"/>
      <w:r w:rsidR="002A552B"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 w:hint="eastAsia"/>
          <w:position w:val="-50"/>
          <w:sz w:val="28"/>
        </w:rPr>
        <w:t>adoop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用户点击后边的【授权】：</w:t>
      </w:r>
    </w:p>
    <w:p w14:paraId="2D18B824" w14:textId="77777777" w:rsidR="00042746" w:rsidRDefault="00C82071" w:rsidP="00042746">
      <w:pPr>
        <w:keepNext/>
        <w:spacing w:line="360" w:lineRule="auto"/>
        <w:rPr>
          <w:color w:val="000000" w:themeColor="text1"/>
        </w:rPr>
      </w:pPr>
      <w:r w:rsidRPr="00C82071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4047558D" wp14:editId="1B122413">
            <wp:extent cx="4686162" cy="34090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162" cy="34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1CC6" w14:textId="0C328705" w:rsidR="00042746" w:rsidRDefault="00042746" w:rsidP="00042746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14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授权</w:t>
      </w:r>
    </w:p>
    <w:p w14:paraId="6731F559" w14:textId="251C2281" w:rsidR="003F507C" w:rsidRPr="003F507C" w:rsidRDefault="003F507C" w:rsidP="003F507C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环境配置</w:t>
      </w:r>
    </w:p>
    <w:p w14:paraId="6294986F" w14:textId="640A1293" w:rsidR="00310249" w:rsidRDefault="00C82071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配置开发人员机器</w:t>
      </w:r>
      <w:r w:rsidR="0005352C">
        <w:rPr>
          <w:rFonts w:ascii="微软雅黑" w:eastAsia="微软雅黑" w:hAnsi="微软雅黑" w:cs="微软雅黑" w:hint="eastAsia"/>
          <w:position w:val="-50"/>
          <w:sz w:val="28"/>
        </w:rPr>
        <w:t>登录账户的环境变量，编辑</w:t>
      </w:r>
      <w:r w:rsidR="0005352C" w:rsidRPr="005012B1">
        <w:rPr>
          <w:rFonts w:ascii="微软雅黑" w:eastAsia="微软雅黑" w:hAnsi="微软雅黑" w:cs="微软雅黑"/>
          <w:position w:val="-50"/>
          <w:sz w:val="28"/>
        </w:rPr>
        <w:t>~/.</w:t>
      </w:r>
      <w:proofErr w:type="spellStart"/>
      <w:r w:rsidR="0005352C" w:rsidRPr="005012B1">
        <w:rPr>
          <w:rFonts w:ascii="微软雅黑" w:eastAsia="微软雅黑" w:hAnsi="微软雅黑" w:cs="微软雅黑"/>
          <w:position w:val="-50"/>
          <w:sz w:val="28"/>
        </w:rPr>
        <w:t>bash_profile</w:t>
      </w:r>
      <w:proofErr w:type="spellEnd"/>
      <w:r w:rsidR="0005352C">
        <w:rPr>
          <w:rFonts w:ascii="微软雅黑" w:eastAsia="微软雅黑" w:hAnsi="微软雅黑" w:cs="微软雅黑" w:hint="eastAsia"/>
          <w:position w:val="-50"/>
          <w:sz w:val="28"/>
        </w:rPr>
        <w:t>追加</w:t>
      </w:r>
      <w:r w:rsidR="0005352C">
        <w:rPr>
          <w:rFonts w:ascii="微软雅黑" w:eastAsia="微软雅黑" w:hAnsi="微软雅黑" w:cs="微软雅黑"/>
          <w:position w:val="-50"/>
          <w:sz w:val="28"/>
        </w:rPr>
        <w:t>export HADOOP_USER_NAME=</w:t>
      </w:r>
      <w:proofErr w:type="spellStart"/>
      <w:r w:rsidR="00EC5823">
        <w:rPr>
          <w:rFonts w:ascii="微软雅黑" w:eastAsia="微软雅黑" w:hAnsi="微软雅黑" w:cs="微软雅黑"/>
          <w:position w:val="-50"/>
          <w:sz w:val="28"/>
        </w:rPr>
        <w:t>hadoop</w:t>
      </w:r>
      <w:proofErr w:type="spellEnd"/>
      <w:r w:rsidR="0005352C">
        <w:rPr>
          <w:rFonts w:ascii="微软雅黑" w:eastAsia="微软雅黑" w:hAnsi="微软雅黑" w:cs="微软雅黑" w:hint="eastAsia"/>
          <w:position w:val="-50"/>
          <w:sz w:val="28"/>
        </w:rPr>
        <w:t xml:space="preserve">，执行source </w:t>
      </w:r>
      <w:r w:rsidR="0005352C" w:rsidRPr="005012B1">
        <w:rPr>
          <w:rFonts w:ascii="微软雅黑" w:eastAsia="微软雅黑" w:hAnsi="微软雅黑" w:cs="微软雅黑"/>
          <w:position w:val="-50"/>
          <w:sz w:val="28"/>
        </w:rPr>
        <w:t>~/.</w:t>
      </w:r>
      <w:proofErr w:type="spellStart"/>
      <w:r w:rsidR="0005352C" w:rsidRPr="005012B1">
        <w:rPr>
          <w:rFonts w:ascii="微软雅黑" w:eastAsia="微软雅黑" w:hAnsi="微软雅黑" w:cs="微软雅黑"/>
          <w:position w:val="-50"/>
          <w:sz w:val="28"/>
        </w:rPr>
        <w:t>bash_profile</w:t>
      </w:r>
      <w:proofErr w:type="spellEnd"/>
      <w:r w:rsidR="0005352C">
        <w:rPr>
          <w:rFonts w:ascii="微软雅黑" w:eastAsia="微软雅黑" w:hAnsi="微软雅黑" w:cs="微软雅黑" w:hint="eastAsia"/>
          <w:position w:val="-50"/>
          <w:sz w:val="28"/>
        </w:rPr>
        <w:t>，完成配置。</w:t>
      </w:r>
      <w:r w:rsidR="00A223C9">
        <w:rPr>
          <w:rFonts w:ascii="微软雅黑" w:eastAsia="微软雅黑" w:hAnsi="微软雅黑" w:cs="微软雅黑" w:hint="eastAsia"/>
          <w:position w:val="-50"/>
          <w:sz w:val="28"/>
        </w:rPr>
        <w:t>（环境变量优先级高于启动用户）</w:t>
      </w:r>
    </w:p>
    <w:p w14:paraId="0679B5E7" w14:textId="6F5CD182" w:rsidR="007A3BC9" w:rsidRDefault="007A3BC9" w:rsidP="007A3BC9">
      <w:pPr>
        <w:pStyle w:val="3"/>
        <w:numPr>
          <w:ilvl w:val="0"/>
          <w:numId w:val="16"/>
        </w:numPr>
      </w:pPr>
      <w:bookmarkStart w:id="32" w:name="_Toc493785339"/>
      <w:r>
        <w:rPr>
          <w:rFonts w:hint="eastAsia"/>
        </w:rPr>
        <w:t>HBASE权限管理</w:t>
      </w:r>
      <w:bookmarkEnd w:id="32"/>
    </w:p>
    <w:p w14:paraId="55A14E04" w14:textId="145E1745" w:rsidR="006D13F2" w:rsidRDefault="006D13F2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HBASE</w:t>
      </w:r>
      <w:r w:rsidR="00F73626">
        <w:rPr>
          <w:rFonts w:ascii="微软雅黑" w:eastAsia="微软雅黑" w:hAnsi="微软雅黑" w:cs="微软雅黑" w:hint="eastAsia"/>
          <w:position w:val="-50"/>
          <w:sz w:val="28"/>
        </w:rPr>
        <w:t>权限管理，实现对</w:t>
      </w:r>
      <w:r>
        <w:rPr>
          <w:rFonts w:ascii="微软雅黑" w:eastAsia="微软雅黑" w:hAnsi="微软雅黑" w:cs="微软雅黑" w:hint="eastAsia"/>
          <w:position w:val="-50"/>
          <w:sz w:val="28"/>
        </w:rPr>
        <w:t xml:space="preserve">HBASE表、列簇、列进行访问权限控制 </w:t>
      </w:r>
      <w:r w:rsidR="00C10821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4F8F3DE1" w14:textId="1C218E78" w:rsidR="00DB7DC0" w:rsidRPr="00F917BE" w:rsidRDefault="0022412F" w:rsidP="00F917BE">
      <w:pPr>
        <w:pStyle w:val="4"/>
        <w:numPr>
          <w:ilvl w:val="0"/>
          <w:numId w:val="30"/>
        </w:numPr>
      </w:pPr>
      <w:r>
        <w:rPr>
          <w:rFonts w:hint="eastAsia"/>
        </w:rPr>
        <w:t>添加用户角色并授权</w:t>
      </w:r>
    </w:p>
    <w:p w14:paraId="78AF6B89" w14:textId="2714235A" w:rsidR="00C10821" w:rsidRDefault="00C10821" w:rsidP="00C10821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添加权限</w:t>
      </w:r>
    </w:p>
    <w:p w14:paraId="68B4FC07" w14:textId="1D305A14" w:rsidR="00404D21" w:rsidRPr="00404D21" w:rsidRDefault="004B4368" w:rsidP="00404D21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</w:t>
      </w:r>
      <w:r w:rsidR="004933E5">
        <w:rPr>
          <w:rFonts w:ascii="微软雅黑" w:eastAsia="微软雅黑" w:hAnsi="微软雅黑" w:cs="微软雅黑" w:hint="eastAsia"/>
          <w:position w:val="-50"/>
          <w:sz w:val="28"/>
        </w:rPr>
        <w:t>导航栏</w:t>
      </w:r>
      <w:r>
        <w:rPr>
          <w:rFonts w:ascii="微软雅黑" w:eastAsia="微软雅黑" w:hAnsi="微软雅黑" w:cs="微软雅黑" w:hint="eastAsia"/>
          <w:position w:val="-50"/>
          <w:sz w:val="28"/>
        </w:rPr>
        <w:t>【权限</w:t>
      </w:r>
      <w:r w:rsidR="00404D21"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选择【HBASE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404D21" w:rsidRPr="00404D21">
        <w:rPr>
          <w:rFonts w:ascii="微软雅黑" w:eastAsia="微软雅黑" w:hAnsi="微软雅黑" w:cs="微软雅黑" w:hint="eastAsia"/>
          <w:position w:val="-50"/>
          <w:sz w:val="28"/>
        </w:rPr>
        <w:t>，</w:t>
      </w:r>
      <w:r>
        <w:rPr>
          <w:rFonts w:ascii="微软雅黑" w:eastAsia="微软雅黑" w:hAnsi="微软雅黑" w:cs="微软雅黑" w:hint="eastAsia"/>
          <w:position w:val="-50"/>
          <w:sz w:val="28"/>
        </w:rPr>
        <w:t>然后点击权限管理，点击右侧的【添加权限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3D0D24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068AC2C1" w14:textId="22663AD2" w:rsidR="00C10821" w:rsidRDefault="00404D21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404D21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33246DFA" wp14:editId="4CD317E2">
            <wp:extent cx="5270500" cy="2359025"/>
            <wp:effectExtent l="0" t="0" r="1270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233B" w14:textId="34855339" w:rsidR="009E7215" w:rsidRPr="009E7215" w:rsidRDefault="009E7215" w:rsidP="009E7215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15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添加权限</w:t>
      </w:r>
    </w:p>
    <w:p w14:paraId="46EB5152" w14:textId="7599814E" w:rsidR="00754D99" w:rsidRDefault="00754D99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hbase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的资源</w:t>
      </w:r>
      <w:r w:rsidR="00D116F1">
        <w:rPr>
          <w:rFonts w:ascii="微软雅黑" w:eastAsia="微软雅黑" w:hAnsi="微软雅黑" w:cs="微软雅黑" w:hint="eastAsia"/>
          <w:position w:val="-50"/>
          <w:sz w:val="28"/>
        </w:rPr>
        <w:t>配置</w:t>
      </w:r>
      <w:r>
        <w:rPr>
          <w:rFonts w:ascii="微软雅黑" w:eastAsia="微软雅黑" w:hAnsi="微软雅黑" w:cs="微软雅黑" w:hint="eastAsia"/>
          <w:position w:val="-50"/>
          <w:sz w:val="28"/>
        </w:rPr>
        <w:t>规则如下：</w:t>
      </w:r>
    </w:p>
    <w:p w14:paraId="7DF8042A" w14:textId="1D3B4081" w:rsidR="00C058A4" w:rsidRDefault="00C24BA4" w:rsidP="00754D99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【＊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754D99">
        <w:rPr>
          <w:rFonts w:ascii="微软雅黑" w:eastAsia="微软雅黑" w:hAnsi="微软雅黑" w:cs="微软雅黑" w:hint="eastAsia"/>
          <w:position w:val="-50"/>
          <w:sz w:val="28"/>
        </w:rPr>
        <w:t>：</w:t>
      </w:r>
      <w:r w:rsidR="00D11F01">
        <w:rPr>
          <w:rFonts w:ascii="微软雅黑" w:eastAsia="微软雅黑" w:hAnsi="微软雅黑" w:cs="微软雅黑" w:hint="eastAsia"/>
          <w:position w:val="-50"/>
          <w:sz w:val="28"/>
        </w:rPr>
        <w:t>权限控制到所有表</w:t>
      </w:r>
    </w:p>
    <w:p w14:paraId="2F989AA5" w14:textId="2A5B7024" w:rsidR="00754D99" w:rsidRPr="00754D99" w:rsidRDefault="00C058A4" w:rsidP="00754D99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【table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754D99">
        <w:rPr>
          <w:rFonts w:ascii="微软雅黑" w:eastAsia="微软雅黑" w:hAnsi="微软雅黑" w:cs="微软雅黑" w:hint="eastAsia"/>
          <w:position w:val="-50"/>
          <w:sz w:val="28"/>
        </w:rPr>
        <w:t>：</w:t>
      </w:r>
      <w:r w:rsidR="00D11F01">
        <w:rPr>
          <w:rFonts w:ascii="微软雅黑" w:eastAsia="微软雅黑" w:hAnsi="微软雅黑" w:cs="微软雅黑" w:hint="eastAsia"/>
          <w:position w:val="-50"/>
          <w:sz w:val="28"/>
        </w:rPr>
        <w:t>权限</w:t>
      </w:r>
      <w:r w:rsidR="00754D99" w:rsidRPr="00754D99">
        <w:rPr>
          <w:rFonts w:ascii="微软雅黑" w:eastAsia="微软雅黑" w:hAnsi="微软雅黑" w:cs="微软雅黑" w:hint="eastAsia"/>
          <w:position w:val="-50"/>
          <w:sz w:val="28"/>
        </w:rPr>
        <w:t>控制到</w:t>
      </w:r>
      <w:r>
        <w:rPr>
          <w:rFonts w:ascii="微软雅黑" w:eastAsia="微软雅黑" w:hAnsi="微软雅黑" w:cs="微软雅黑" w:hint="eastAsia"/>
          <w:position w:val="-50"/>
          <w:sz w:val="28"/>
        </w:rPr>
        <w:t>具体</w:t>
      </w:r>
      <w:r w:rsidR="00754D99" w:rsidRPr="00754D99">
        <w:rPr>
          <w:rFonts w:ascii="微软雅黑" w:eastAsia="微软雅黑" w:hAnsi="微软雅黑" w:cs="微软雅黑" w:hint="eastAsia"/>
          <w:position w:val="-50"/>
          <w:sz w:val="28"/>
        </w:rPr>
        <w:t>表</w:t>
      </w:r>
    </w:p>
    <w:p w14:paraId="781DD2BC" w14:textId="655563A3" w:rsidR="00754D99" w:rsidRPr="00754D99" w:rsidRDefault="00D11F01" w:rsidP="00754D99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【</w:t>
      </w:r>
      <w:r w:rsidRPr="00754D99">
        <w:rPr>
          <w:rFonts w:ascii="微软雅黑" w:eastAsia="微软雅黑" w:hAnsi="微软雅黑" w:cs="微软雅黑" w:hint="eastAsia"/>
          <w:position w:val="-50"/>
          <w:sz w:val="28"/>
        </w:rPr>
        <w:t>table/column-family1, column-family2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754D99" w:rsidRPr="00754D99">
        <w:rPr>
          <w:rFonts w:ascii="微软雅黑" w:eastAsia="微软雅黑" w:hAnsi="微软雅黑" w:cs="微软雅黑" w:hint="eastAsia"/>
          <w:position w:val="-50"/>
          <w:sz w:val="28"/>
        </w:rPr>
        <w:t xml:space="preserve"> </w:t>
      </w:r>
      <w:r w:rsidR="00175035">
        <w:rPr>
          <w:rFonts w:ascii="微软雅黑" w:eastAsia="微软雅黑" w:hAnsi="微软雅黑" w:cs="微软雅黑" w:hint="eastAsia"/>
          <w:position w:val="-50"/>
          <w:sz w:val="28"/>
        </w:rPr>
        <w:t>权限</w:t>
      </w:r>
      <w:r w:rsidR="00595CE3">
        <w:rPr>
          <w:rFonts w:ascii="微软雅黑" w:eastAsia="微软雅黑" w:hAnsi="微软雅黑" w:cs="微软雅黑" w:hint="eastAsia"/>
          <w:position w:val="-50"/>
          <w:sz w:val="28"/>
        </w:rPr>
        <w:t>控制到列簇</w:t>
      </w:r>
    </w:p>
    <w:p w14:paraId="2B2A60B2" w14:textId="1404EE42" w:rsidR="00754D99" w:rsidRPr="00754D99" w:rsidRDefault="00D11F01" w:rsidP="00754D99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【</w:t>
      </w:r>
      <w:r w:rsidRPr="00754D99">
        <w:rPr>
          <w:rFonts w:ascii="微软雅黑" w:eastAsia="微软雅黑" w:hAnsi="微软雅黑" w:cs="微软雅黑" w:hint="eastAsia"/>
          <w:position w:val="-50"/>
          <w:sz w:val="28"/>
        </w:rPr>
        <w:t>table/ column-family1, column-family2/ column1, column2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175035">
        <w:rPr>
          <w:rFonts w:ascii="微软雅黑" w:eastAsia="微软雅黑" w:hAnsi="微软雅黑" w:cs="微软雅黑" w:hint="eastAsia"/>
          <w:position w:val="-50"/>
          <w:sz w:val="28"/>
        </w:rPr>
        <w:t>权限</w:t>
      </w:r>
      <w:r w:rsidR="00754D99" w:rsidRPr="00754D99">
        <w:rPr>
          <w:rFonts w:ascii="微软雅黑" w:eastAsia="微软雅黑" w:hAnsi="微软雅黑" w:cs="微软雅黑" w:hint="eastAsia"/>
          <w:position w:val="-50"/>
          <w:sz w:val="28"/>
        </w:rPr>
        <w:t>控制到列</w:t>
      </w:r>
    </w:p>
    <w:p w14:paraId="5B9CB03D" w14:textId="390C78AF" w:rsidR="00ED1940" w:rsidRDefault="00ED1940" w:rsidP="00ED1940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添加角色</w:t>
      </w:r>
      <w:r w:rsidR="001A3BA7">
        <w:rPr>
          <w:rFonts w:ascii="微软雅黑" w:eastAsia="微软雅黑" w:hAnsi="微软雅黑" w:cs="微软雅黑" w:hint="eastAsia"/>
          <w:position w:val="-50"/>
          <w:sz w:val="28"/>
        </w:rPr>
        <w:t>并授权</w:t>
      </w:r>
    </w:p>
    <w:p w14:paraId="2E7EADF6" w14:textId="1CB513E6" w:rsidR="001A3BA7" w:rsidRPr="001A3BA7" w:rsidRDefault="001A3BA7" w:rsidP="001A3BA7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点击【角色管理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选择【添加角色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，添加devel</w:t>
      </w:r>
      <w:r w:rsidR="005F0464">
        <w:rPr>
          <w:rFonts w:ascii="微软雅黑" w:eastAsia="微软雅黑" w:hAnsi="微软雅黑" w:cs="微软雅黑"/>
          <w:position w:val="-50"/>
          <w:sz w:val="28"/>
        </w:rPr>
        <w:t>o</w:t>
      </w:r>
      <w:r>
        <w:rPr>
          <w:rFonts w:ascii="微软雅黑" w:eastAsia="微软雅黑" w:hAnsi="微软雅黑" w:cs="微软雅黑" w:hint="eastAsia"/>
          <w:position w:val="-50"/>
          <w:sz w:val="28"/>
        </w:rPr>
        <w:t>p</w:t>
      </w:r>
      <w:r w:rsidR="005F0464">
        <w:rPr>
          <w:rFonts w:ascii="微软雅黑" w:eastAsia="微软雅黑" w:hAnsi="微软雅黑" w:cs="微软雅黑" w:hint="eastAsia"/>
          <w:position w:val="-50"/>
          <w:sz w:val="28"/>
        </w:rPr>
        <w:t>角色</w:t>
      </w:r>
      <w:r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71CC54A8" w14:textId="10836195" w:rsidR="00ED1940" w:rsidRDefault="001A3BA7" w:rsidP="00ED1940">
      <w:pPr>
        <w:pStyle w:val="af0"/>
        <w:spacing w:line="360" w:lineRule="auto"/>
        <w:ind w:left="480" w:firstLineChars="0" w:firstLine="0"/>
        <w:rPr>
          <w:rFonts w:ascii="微软雅黑" w:eastAsia="微软雅黑" w:hAnsi="微软雅黑" w:cs="微软雅黑"/>
          <w:position w:val="-50"/>
          <w:sz w:val="28"/>
        </w:rPr>
      </w:pPr>
      <w:bookmarkStart w:id="33" w:name="_GoBack"/>
      <w:r w:rsidRPr="001A3BA7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1B4347C1" wp14:editId="721FE39B">
            <wp:extent cx="5270500" cy="27901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5E29BA42" w14:textId="17F03EA0" w:rsidR="00521867" w:rsidRPr="00521867" w:rsidRDefault="00521867" w:rsidP="00521867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16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</w:t>
      </w:r>
      <w:commentRangeStart w:id="34"/>
      <w:r>
        <w:rPr>
          <w:rFonts w:hint="eastAsia"/>
          <w:color w:val="000000" w:themeColor="text1"/>
        </w:rPr>
        <w:t>角色</w:t>
      </w:r>
      <w:commentRangeEnd w:id="34"/>
      <w:r w:rsidR="00B20F8C">
        <w:rPr>
          <w:rStyle w:val="ab"/>
          <w:b w:val="0"/>
          <w:bCs w:val="0"/>
          <w:color w:val="auto"/>
        </w:rPr>
        <w:commentReference w:id="34"/>
      </w:r>
    </w:p>
    <w:p w14:paraId="73E27CCA" w14:textId="07F717D8" w:rsidR="005F0464" w:rsidRPr="005F0464" w:rsidRDefault="005F0464" w:rsidP="005F0464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找到devel</w:t>
      </w:r>
      <w:r>
        <w:rPr>
          <w:rFonts w:ascii="微软雅黑" w:eastAsia="微软雅黑" w:hAnsi="微软雅黑" w:cs="微软雅黑"/>
          <w:position w:val="-50"/>
          <w:sz w:val="28"/>
        </w:rPr>
        <w:t>o</w:t>
      </w:r>
      <w:r>
        <w:rPr>
          <w:rFonts w:ascii="微软雅黑" w:eastAsia="微软雅黑" w:hAnsi="微软雅黑" w:cs="微软雅黑" w:hint="eastAsia"/>
          <w:position w:val="-50"/>
          <w:sz w:val="28"/>
        </w:rPr>
        <w:t>p角色</w:t>
      </w:r>
      <w:r w:rsidR="00D02D39">
        <w:rPr>
          <w:rFonts w:ascii="微软雅黑" w:eastAsia="微软雅黑" w:hAnsi="微软雅黑" w:cs="微软雅黑" w:hint="eastAsia"/>
          <w:position w:val="-50"/>
          <w:sz w:val="28"/>
        </w:rPr>
        <w:t>，点击</w:t>
      </w:r>
      <w:r w:rsidR="00C237A0">
        <w:rPr>
          <w:rFonts w:ascii="微软雅黑" w:eastAsia="微软雅黑" w:hAnsi="微软雅黑" w:cs="微软雅黑" w:hint="eastAsia"/>
          <w:position w:val="-50"/>
          <w:sz w:val="28"/>
        </w:rPr>
        <w:t>后边的</w:t>
      </w:r>
      <w:r w:rsidR="00D02D39">
        <w:rPr>
          <w:rFonts w:ascii="微软雅黑" w:eastAsia="微软雅黑" w:hAnsi="微软雅黑" w:cs="微软雅黑" w:hint="eastAsia"/>
          <w:position w:val="-50"/>
          <w:sz w:val="28"/>
        </w:rPr>
        <w:t>【授权</w:t>
      </w:r>
      <w:r w:rsidR="00D02D39"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 w:rsidR="00D02D39">
        <w:rPr>
          <w:rFonts w:ascii="微软雅黑" w:eastAsia="微软雅黑" w:hAnsi="微软雅黑" w:cs="微软雅黑" w:hint="eastAsia"/>
          <w:position w:val="-50"/>
          <w:sz w:val="28"/>
        </w:rPr>
        <w:t>，为develop角色授权</w:t>
      </w:r>
    </w:p>
    <w:p w14:paraId="6CC0D4B8" w14:textId="3C90EB14" w:rsidR="00754D99" w:rsidRDefault="005F0464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5F0464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1E973B7B" wp14:editId="3481D559">
            <wp:extent cx="5270500" cy="312801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759" w14:textId="3B422E77" w:rsidR="007F5A42" w:rsidRPr="007F5A42" w:rsidRDefault="007F5A42" w:rsidP="007F5A42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17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授权</w:t>
      </w:r>
    </w:p>
    <w:p w14:paraId="336B4882" w14:textId="6D3E9CCE" w:rsidR="00867105" w:rsidRDefault="00867105" w:rsidP="00867105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添加用户并赋予角色</w:t>
      </w:r>
    </w:p>
    <w:p w14:paraId="5709CB05" w14:textId="1E4E7BE1" w:rsidR="008176A0" w:rsidRPr="008176A0" w:rsidRDefault="008176A0" w:rsidP="008176A0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管理】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选择【添加用户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】，添加</w:t>
      </w:r>
      <w:proofErr w:type="spellStart"/>
      <w:r w:rsidR="002F145C">
        <w:rPr>
          <w:rFonts w:ascii="微软雅黑" w:eastAsia="微软雅黑" w:hAnsi="微软雅黑" w:cs="微软雅黑" w:hint="eastAsia"/>
          <w:position w:val="-50"/>
          <w:sz w:val="28"/>
        </w:rPr>
        <w:t>userone</w:t>
      </w:r>
      <w:proofErr w:type="spellEnd"/>
      <w:r w:rsidR="00402BD3">
        <w:rPr>
          <w:rFonts w:ascii="微软雅黑" w:eastAsia="微软雅黑" w:hAnsi="微软雅黑" w:cs="微软雅黑" w:hint="eastAsia"/>
          <w:position w:val="-50"/>
          <w:sz w:val="28"/>
        </w:rPr>
        <w:t>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62CED26B" w14:textId="1F228A40" w:rsidR="00867105" w:rsidRDefault="008176A0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8176A0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0B1E79EB" wp14:editId="64BDF97E">
            <wp:extent cx="5270500" cy="290512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ECAC" w14:textId="5E9876BB" w:rsidR="006B763D" w:rsidRPr="0050664A" w:rsidRDefault="006B763D" w:rsidP="0050664A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lastRenderedPageBreak/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18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添加用户</w:t>
      </w:r>
    </w:p>
    <w:p w14:paraId="573F9ECD" w14:textId="18C95FBA" w:rsidR="001D021D" w:rsidRDefault="00B309EE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userone</w:t>
      </w:r>
      <w:proofErr w:type="spellEnd"/>
      <w:r w:rsidR="00710811">
        <w:rPr>
          <w:rFonts w:ascii="微软雅黑" w:eastAsia="微软雅黑" w:hAnsi="微软雅黑" w:cs="微软雅黑" w:hint="eastAsia"/>
          <w:position w:val="-50"/>
          <w:sz w:val="28"/>
        </w:rPr>
        <w:t>用户后边的授权，为</w:t>
      </w:r>
      <w:proofErr w:type="spellStart"/>
      <w:r w:rsidR="00125EF1">
        <w:rPr>
          <w:rFonts w:ascii="微软雅黑" w:eastAsia="微软雅黑" w:hAnsi="微软雅黑" w:cs="微软雅黑" w:hint="eastAsia"/>
          <w:position w:val="-50"/>
          <w:sz w:val="28"/>
        </w:rPr>
        <w:t>userone</w:t>
      </w:r>
      <w:proofErr w:type="spellEnd"/>
      <w:r w:rsidR="00710811">
        <w:rPr>
          <w:rFonts w:ascii="微软雅黑" w:eastAsia="微软雅黑" w:hAnsi="微软雅黑" w:cs="微软雅黑" w:hint="eastAsia"/>
          <w:position w:val="-50"/>
          <w:sz w:val="28"/>
        </w:rPr>
        <w:t>用户赋予develop角色。</w:t>
      </w:r>
    </w:p>
    <w:p w14:paraId="66AB5ADA" w14:textId="0B3016DF" w:rsidR="00710811" w:rsidRDefault="00710811" w:rsidP="00F7362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710811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69716953" wp14:editId="2C523B10">
            <wp:extent cx="5270500" cy="320167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8E2" w14:textId="4B89840B" w:rsidR="00085EDA" w:rsidRPr="00085EDA" w:rsidRDefault="00085EDA" w:rsidP="00085EDA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19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</w:t>
      </w:r>
      <w:r w:rsidR="00D36DAF">
        <w:rPr>
          <w:rFonts w:hint="eastAsia"/>
          <w:color w:val="000000" w:themeColor="text1"/>
        </w:rPr>
        <w:t>用户赋予角色</w:t>
      </w:r>
    </w:p>
    <w:p w14:paraId="229E18BB" w14:textId="51B2E3A3" w:rsidR="00F73626" w:rsidRDefault="00B24CFF" w:rsidP="00DB7DC0">
      <w:pPr>
        <w:pStyle w:val="4"/>
        <w:numPr>
          <w:ilvl w:val="0"/>
          <w:numId w:val="30"/>
        </w:numPr>
      </w:pPr>
      <w:r>
        <w:rPr>
          <w:rFonts w:hint="eastAsia"/>
        </w:rPr>
        <w:t>远程调用</w:t>
      </w:r>
      <w:r w:rsidR="008A1106">
        <w:rPr>
          <w:rFonts w:hint="eastAsia"/>
        </w:rPr>
        <w:t>环境配置</w:t>
      </w:r>
    </w:p>
    <w:p w14:paraId="4AFAD88A" w14:textId="4D1C7D3D" w:rsidR="00CF6E72" w:rsidRPr="00523E1E" w:rsidRDefault="00AA250B" w:rsidP="00523E1E">
      <w:pPr>
        <w:spacing w:line="360" w:lineRule="auto"/>
        <w:ind w:left="420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方法一：</w:t>
      </w:r>
      <w:r w:rsidR="001119C4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远程调试时，</w:t>
      </w:r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程序里添加</w:t>
      </w:r>
      <w:proofErr w:type="spellStart"/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System.setProperty</w:t>
      </w:r>
      <w:proofErr w:type="spellEnd"/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("HADOOP_USER_NAME", "</w:t>
      </w:r>
      <w:proofErr w:type="spellStart"/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")</w:t>
      </w:r>
    </w:p>
    <w:p w14:paraId="513C0431" w14:textId="7589CD16" w:rsidR="007A3BC9" w:rsidRPr="00523E1E" w:rsidRDefault="00AA250B" w:rsidP="00523E1E">
      <w:pPr>
        <w:spacing w:line="360" w:lineRule="auto"/>
        <w:ind w:left="420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方法二：</w:t>
      </w:r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设置程序执行主机的环境变量，编辑</w:t>
      </w:r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~/.</w:t>
      </w:r>
      <w:proofErr w:type="spellStart"/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bash_profile</w:t>
      </w:r>
      <w:proofErr w:type="spellEnd"/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追加</w:t>
      </w:r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export HADOOP_USER_NAME=</w:t>
      </w:r>
      <w:proofErr w:type="spellStart"/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，执行source </w:t>
      </w:r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~/.</w:t>
      </w:r>
      <w:proofErr w:type="spellStart"/>
      <w:r w:rsidR="005D450A" w:rsidRPr="00523E1E">
        <w:rPr>
          <w:rFonts w:ascii="微软雅黑" w:eastAsia="微软雅黑" w:hAnsi="微软雅黑" w:cs="微软雅黑"/>
          <w:position w:val="-50"/>
          <w:sz w:val="24"/>
          <w:szCs w:val="24"/>
        </w:rPr>
        <w:t>bash_profile</w:t>
      </w:r>
      <w:proofErr w:type="spellEnd"/>
      <w:r w:rsidR="005D450A" w:rsidRPr="00523E1E">
        <w:rPr>
          <w:rFonts w:ascii="微软雅黑" w:eastAsia="微软雅黑" w:hAnsi="微软雅黑" w:cs="微软雅黑" w:hint="eastAsia"/>
          <w:position w:val="-50"/>
          <w:sz w:val="24"/>
          <w:szCs w:val="24"/>
        </w:rPr>
        <w:t>，完成配置。</w:t>
      </w:r>
    </w:p>
    <w:p w14:paraId="202553AE" w14:textId="21750D5F" w:rsidR="001119C4" w:rsidRDefault="001119C4" w:rsidP="00DB7DC0">
      <w:pPr>
        <w:pStyle w:val="4"/>
        <w:numPr>
          <w:ilvl w:val="0"/>
          <w:numId w:val="30"/>
        </w:numPr>
      </w:pPr>
      <w:r w:rsidRPr="00E84063">
        <w:lastRenderedPageBreak/>
        <w:t>hbase shell client</w:t>
      </w:r>
      <w:r w:rsidR="00B74664">
        <w:rPr>
          <w:rFonts w:hint="eastAsia"/>
        </w:rPr>
        <w:t>操作</w:t>
      </w:r>
      <w:r w:rsidR="00A06388">
        <w:rPr>
          <w:rFonts w:hint="eastAsia"/>
        </w:rPr>
        <w:t>环境配置</w:t>
      </w:r>
    </w:p>
    <w:p w14:paraId="62245418" w14:textId="5BDA9FA2" w:rsidR="00E160B2" w:rsidRPr="005111FF" w:rsidRDefault="005111FF" w:rsidP="005111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r>
        <w:rPr>
          <w:rFonts w:ascii="微软雅黑" w:eastAsia="微软雅黑" w:hAnsi="微软雅黑" w:cs="微软雅黑" w:hint="eastAsia"/>
          <w:position w:val="-50"/>
          <w:sz w:val="24"/>
          <w:szCs w:val="24"/>
        </w:rPr>
        <w:t>方法一：</w:t>
      </w:r>
      <w:r w:rsidR="00AA61B3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在客户端shell命令行操作HBASE时，新建系统用户</w:t>
      </w:r>
      <w:proofErr w:type="spellStart"/>
      <w:r w:rsidR="00AA61B3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="00AA61B3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 </w:t>
      </w:r>
      <w:r w:rsidR="002B7F1D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直接</w:t>
      </w:r>
      <w:r w:rsidR="002B7F1D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切换</w:t>
      </w:r>
      <w:r w:rsidR="00AA61B3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用户</w:t>
      </w:r>
      <w:proofErr w:type="spellStart"/>
      <w:r w:rsidR="00AA61B3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su</w:t>
      </w:r>
      <w:proofErr w:type="spellEnd"/>
      <w:r w:rsidR="00AA61B3" w:rsidRPr="005111FF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 </w:t>
      </w:r>
      <w:proofErr w:type="spellStart"/>
      <w:r w:rsidR="00AA61B3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="00A7290D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。</w:t>
      </w:r>
    </w:p>
    <w:p w14:paraId="1E9B13DC" w14:textId="04528E29" w:rsidR="001119C4" w:rsidRPr="005111FF" w:rsidRDefault="005111FF" w:rsidP="005111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rPr>
          <w:rFonts w:ascii="微软雅黑" w:eastAsia="微软雅黑" w:hAnsi="微软雅黑" w:cs="微软雅黑"/>
          <w:position w:val="-50"/>
          <w:sz w:val="24"/>
          <w:szCs w:val="24"/>
        </w:rPr>
      </w:pPr>
      <w:r>
        <w:rPr>
          <w:rFonts w:ascii="微软雅黑" w:eastAsia="微软雅黑" w:hAnsi="微软雅黑" w:cs="微软雅黑" w:hint="eastAsia"/>
          <w:position w:val="-50"/>
          <w:sz w:val="24"/>
          <w:szCs w:val="24"/>
        </w:rPr>
        <w:tab/>
        <w:t>方法二：</w:t>
      </w:r>
      <w:r w:rsidR="00747FC6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编辑</w:t>
      </w:r>
      <w:r w:rsidR="00747FC6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~/.</w:t>
      </w:r>
      <w:proofErr w:type="spellStart"/>
      <w:r w:rsidR="00747FC6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bash_profile</w:t>
      </w:r>
      <w:proofErr w:type="spellEnd"/>
      <w:r w:rsidR="00747FC6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追加</w:t>
      </w:r>
      <w:r>
        <w:rPr>
          <w:rFonts w:ascii="微软雅黑" w:eastAsia="微软雅黑" w:hAnsi="微软雅黑" w:cs="微软雅黑"/>
          <w:position w:val="-50"/>
          <w:sz w:val="24"/>
          <w:szCs w:val="24"/>
        </w:rPr>
        <w:t xml:space="preserve">export </w:t>
      </w:r>
      <w:r w:rsidR="00747FC6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HADOOP_USER_NAME=</w:t>
      </w:r>
      <w:proofErr w:type="spellStart"/>
      <w:r w:rsidR="00747FC6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="00747FC6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 xml:space="preserve">，执行source </w:t>
      </w:r>
      <w:r w:rsidR="00747FC6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~/.</w:t>
      </w:r>
      <w:proofErr w:type="spellStart"/>
      <w:r w:rsidR="00747FC6" w:rsidRPr="005111FF">
        <w:rPr>
          <w:rFonts w:ascii="微软雅黑" w:eastAsia="微软雅黑" w:hAnsi="微软雅黑" w:cs="微软雅黑"/>
          <w:position w:val="-50"/>
          <w:sz w:val="24"/>
          <w:szCs w:val="24"/>
        </w:rPr>
        <w:t>bash_profile</w:t>
      </w:r>
      <w:proofErr w:type="spellEnd"/>
      <w:r w:rsidR="00747FC6" w:rsidRPr="005111FF">
        <w:rPr>
          <w:rFonts w:ascii="微软雅黑" w:eastAsia="微软雅黑" w:hAnsi="微软雅黑" w:cs="微软雅黑" w:hint="eastAsia"/>
          <w:position w:val="-50"/>
          <w:sz w:val="24"/>
          <w:szCs w:val="24"/>
        </w:rPr>
        <w:t>，完成配置。</w:t>
      </w:r>
    </w:p>
    <w:p w14:paraId="126CE3DC" w14:textId="5830731A" w:rsidR="009A6D5D" w:rsidRDefault="00CF6E72" w:rsidP="00DB7DC0">
      <w:pPr>
        <w:pStyle w:val="4"/>
        <w:numPr>
          <w:ilvl w:val="0"/>
          <w:numId w:val="30"/>
        </w:numPr>
      </w:pPr>
      <w:r>
        <w:rPr>
          <w:rFonts w:hint="eastAsia"/>
        </w:rPr>
        <w:t>storm</w:t>
      </w:r>
      <w:r w:rsidR="008F53C1">
        <w:rPr>
          <w:rFonts w:hint="eastAsia"/>
        </w:rPr>
        <w:t>操作</w:t>
      </w:r>
      <w:r w:rsidR="00EB1AD5">
        <w:rPr>
          <w:rFonts w:hint="eastAsia"/>
        </w:rPr>
        <w:t>环境配置</w:t>
      </w:r>
    </w:p>
    <w:p w14:paraId="6AC810FC" w14:textId="1BFECF7A" w:rsidR="00CF6E72" w:rsidRPr="007905CC" w:rsidRDefault="00CF6E72" w:rsidP="007905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7905CC">
        <w:rPr>
          <w:rFonts w:ascii="微软雅黑" w:eastAsia="微软雅黑" w:hAnsi="微软雅黑" w:cs="微软雅黑" w:hint="eastAsia"/>
          <w:position w:val="-50"/>
          <w:sz w:val="24"/>
          <w:szCs w:val="24"/>
        </w:rPr>
        <w:t>执行storm分析程序时</w:t>
      </w:r>
      <w:r w:rsidR="007905CC" w:rsidRPr="007905CC">
        <w:rPr>
          <w:rFonts w:ascii="微软雅黑" w:eastAsia="微软雅黑" w:hAnsi="微软雅黑" w:cs="微软雅黑" w:hint="eastAsia"/>
          <w:position w:val="-50"/>
          <w:sz w:val="24"/>
          <w:szCs w:val="24"/>
        </w:rPr>
        <w:t>在程序中设置：</w:t>
      </w:r>
    </w:p>
    <w:p w14:paraId="5B76DC9A" w14:textId="77777777" w:rsidR="007905CC" w:rsidRPr="007905CC" w:rsidRDefault="007905CC" w:rsidP="007905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7905CC">
        <w:rPr>
          <w:rFonts w:ascii="微软雅黑" w:eastAsia="微软雅黑" w:hAnsi="微软雅黑" w:cs="微软雅黑" w:hint="eastAsia"/>
          <w:position w:val="-50"/>
          <w:sz w:val="24"/>
          <w:szCs w:val="24"/>
        </w:rPr>
        <w:t>i</w:t>
      </w:r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mport </w:t>
      </w: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org.apache.storm.Config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;</w:t>
      </w:r>
    </w:p>
    <w:p w14:paraId="79F9E8C4" w14:textId="77777777" w:rsidR="007905CC" w:rsidRPr="007905CC" w:rsidRDefault="007905CC" w:rsidP="007905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Config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 </w:t>
      </w: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config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 = new </w:t>
      </w: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Config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();</w:t>
      </w:r>
    </w:p>
    <w:p w14:paraId="0363ABD5" w14:textId="77777777" w:rsidR="007905CC" w:rsidRPr="007905CC" w:rsidRDefault="007905CC" w:rsidP="007905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Map </w:t>
      </w: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map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 xml:space="preserve"> = new </w:t>
      </w: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HashMap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&lt;String, String&gt;();</w:t>
      </w:r>
    </w:p>
    <w:p w14:paraId="21C3AAFA" w14:textId="0BE5EE49" w:rsidR="007905CC" w:rsidRPr="007905CC" w:rsidRDefault="007905CC" w:rsidP="007905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map.put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("HADOOP_USER_NAME", "</w:t>
      </w:r>
      <w:proofErr w:type="spellStart"/>
      <w:r w:rsidR="0054584D">
        <w:rPr>
          <w:rFonts w:ascii="微软雅黑" w:eastAsia="微软雅黑" w:hAnsi="微软雅黑" w:cs="微软雅黑" w:hint="eastAsia"/>
          <w:position w:val="-50"/>
          <w:sz w:val="24"/>
          <w:szCs w:val="24"/>
        </w:rPr>
        <w:t>userone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");</w:t>
      </w:r>
    </w:p>
    <w:p w14:paraId="2604FEFD" w14:textId="7CFFE371" w:rsidR="00DB410A" w:rsidRDefault="007905CC" w:rsidP="00A649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0"/>
        <w:rPr>
          <w:rFonts w:ascii="微软雅黑" w:eastAsia="微软雅黑" w:hAnsi="微软雅黑" w:cs="微软雅黑"/>
          <w:position w:val="-50"/>
          <w:sz w:val="24"/>
          <w:szCs w:val="24"/>
        </w:rPr>
      </w:pPr>
      <w:proofErr w:type="spellStart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config.setEnvironment</w:t>
      </w:r>
      <w:proofErr w:type="spellEnd"/>
      <w:r w:rsidRPr="007905CC">
        <w:rPr>
          <w:rFonts w:ascii="微软雅黑" w:eastAsia="微软雅黑" w:hAnsi="微软雅黑" w:cs="微软雅黑"/>
          <w:position w:val="-50"/>
          <w:sz w:val="24"/>
          <w:szCs w:val="24"/>
        </w:rPr>
        <w:t>(map);</w:t>
      </w:r>
    </w:p>
    <w:p w14:paraId="0FE26307" w14:textId="093C0AF7" w:rsidR="00B15B4E" w:rsidRDefault="005F696F" w:rsidP="00B15B4E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35" w:name="_Toc493785340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lastRenderedPageBreak/>
        <w:t>gateway</w:t>
      </w:r>
      <w:bookmarkEnd w:id="35"/>
    </w:p>
    <w:p w14:paraId="0647E9D6" w14:textId="084FA5F4" w:rsidR="00B15B4E" w:rsidRDefault="00847845" w:rsidP="00704BC2">
      <w:pPr>
        <w:pStyle w:val="3"/>
        <w:numPr>
          <w:ilvl w:val="0"/>
          <w:numId w:val="29"/>
        </w:numPr>
      </w:pPr>
      <w:bookmarkStart w:id="36" w:name="_Toc493785341"/>
      <w:r w:rsidRPr="00704BC2">
        <w:t>G</w:t>
      </w:r>
      <w:r w:rsidRPr="00704BC2">
        <w:rPr>
          <w:rFonts w:hint="eastAsia"/>
        </w:rPr>
        <w:t>ateway权限管理</w:t>
      </w:r>
      <w:bookmarkEnd w:id="36"/>
    </w:p>
    <w:p w14:paraId="2E34E079" w14:textId="050B1E02" w:rsidR="00704BC2" w:rsidRDefault="00704BC2" w:rsidP="00704BC2">
      <w:pPr>
        <w:spacing w:line="360" w:lineRule="auto"/>
        <w:ind w:left="48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GATEWAY</w:t>
      </w:r>
      <w:r w:rsidRPr="00704BC2">
        <w:rPr>
          <w:rFonts w:ascii="微软雅黑" w:eastAsia="微软雅黑" w:hAnsi="微软雅黑" w:cs="微软雅黑" w:hint="eastAsia"/>
          <w:position w:val="-50"/>
          <w:sz w:val="28"/>
        </w:rPr>
        <w:t>权限管理，实现</w:t>
      </w:r>
      <w:r>
        <w:rPr>
          <w:rFonts w:ascii="微软雅黑" w:eastAsia="微软雅黑" w:hAnsi="微软雅黑" w:cs="微软雅黑" w:hint="eastAsia"/>
          <w:position w:val="-50"/>
          <w:sz w:val="28"/>
        </w:rPr>
        <w:t>外部用户</w:t>
      </w:r>
      <w:r w:rsidRPr="00704BC2">
        <w:rPr>
          <w:rFonts w:ascii="微软雅黑" w:eastAsia="微软雅黑" w:hAnsi="微软雅黑" w:cs="微软雅黑" w:hint="eastAsia"/>
          <w:position w:val="-50"/>
          <w:sz w:val="28"/>
        </w:rPr>
        <w:t>对HDFS数据资源访问权限控制。</w:t>
      </w:r>
    </w:p>
    <w:p w14:paraId="5EFE96E8" w14:textId="341DB88A" w:rsidR="00375CFA" w:rsidRDefault="00214775" w:rsidP="00214775">
      <w:pPr>
        <w:pStyle w:val="4"/>
        <w:numPr>
          <w:ilvl w:val="0"/>
          <w:numId w:val="32"/>
        </w:numPr>
      </w:pPr>
      <w:r w:rsidRPr="00214775">
        <w:rPr>
          <w:rFonts w:hint="eastAsia"/>
        </w:rPr>
        <w:t>添加用户角色并授权</w:t>
      </w:r>
    </w:p>
    <w:p w14:paraId="19425F04" w14:textId="373E10E5" w:rsidR="00C819C7" w:rsidRPr="000317A4" w:rsidRDefault="00C819C7" w:rsidP="000317A4">
      <w:pPr>
        <w:pStyle w:val="af0"/>
        <w:numPr>
          <w:ilvl w:val="0"/>
          <w:numId w:val="33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 w:rsidRPr="000317A4">
        <w:rPr>
          <w:rFonts w:ascii="微软雅黑" w:eastAsia="微软雅黑" w:hAnsi="微软雅黑" w:cs="微软雅黑" w:hint="eastAsia"/>
          <w:position w:val="-50"/>
          <w:sz w:val="28"/>
        </w:rPr>
        <w:t>添加权限</w:t>
      </w:r>
    </w:p>
    <w:p w14:paraId="6476E612" w14:textId="07871129" w:rsidR="00C819C7" w:rsidRPr="00C819C7" w:rsidRDefault="00C819C7" w:rsidP="00C819C7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点击导航栏【权限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选择【GATEWAY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】，</w:t>
      </w:r>
      <w:r>
        <w:rPr>
          <w:rFonts w:ascii="微软雅黑" w:eastAsia="微软雅黑" w:hAnsi="微软雅黑" w:cs="微软雅黑" w:hint="eastAsia"/>
          <w:position w:val="-50"/>
          <w:sz w:val="28"/>
        </w:rPr>
        <w:t>然后点击权限管理，点击右侧的【添加权限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1B070BEF" w14:textId="77777777" w:rsidR="00C008B7" w:rsidRDefault="0049248F" w:rsidP="00C008B7">
      <w:pPr>
        <w:keepNext/>
        <w:jc w:val="center"/>
      </w:pPr>
      <w:r w:rsidRPr="0049248F">
        <w:rPr>
          <w:noProof/>
        </w:rPr>
        <w:lastRenderedPageBreak/>
        <w:drawing>
          <wp:inline distT="0" distB="0" distL="0" distR="0" wp14:anchorId="51EF7767" wp14:editId="0583E6CF">
            <wp:extent cx="4659370" cy="591908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329" cy="5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11A3" w14:textId="04F27469" w:rsidR="00C008B7" w:rsidRPr="009B145D" w:rsidRDefault="00C008B7" w:rsidP="00C008B7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20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添加权限</w:t>
      </w:r>
    </w:p>
    <w:p w14:paraId="2920887E" w14:textId="71911904" w:rsidR="00E27C5A" w:rsidRDefault="00E27C5A" w:rsidP="00E27C5A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GATEWAY的资源配置规则如下：</w:t>
      </w:r>
    </w:p>
    <w:p w14:paraId="258ABA44" w14:textId="68B79EEB" w:rsidR="000802CC" w:rsidRDefault="000802CC" w:rsidP="000802C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【＊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：代表当前目录</w:t>
      </w:r>
      <w:r w:rsidR="00F408FF">
        <w:rPr>
          <w:rFonts w:ascii="微软雅黑" w:eastAsia="微软雅黑" w:hAnsi="微软雅黑" w:cs="微软雅黑" w:hint="eastAsia"/>
          <w:position w:val="-50"/>
          <w:sz w:val="28"/>
        </w:rPr>
        <w:t>以及子目录</w:t>
      </w:r>
      <w:r>
        <w:rPr>
          <w:rFonts w:ascii="微软雅黑" w:eastAsia="微软雅黑" w:hAnsi="微软雅黑" w:cs="微软雅黑" w:hint="eastAsia"/>
          <w:position w:val="-50"/>
          <w:sz w:val="28"/>
        </w:rPr>
        <w:t xml:space="preserve"> </w:t>
      </w:r>
    </w:p>
    <w:p w14:paraId="2BB5F9D5" w14:textId="77777777" w:rsidR="00CC4EB7" w:rsidRDefault="00CC4EB7" w:rsidP="00CC4EB7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添加角色并授权</w:t>
      </w:r>
    </w:p>
    <w:p w14:paraId="10C68A58" w14:textId="2002F851" w:rsidR="00CC4EB7" w:rsidRDefault="00CC4EB7" w:rsidP="000802C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点击【角色管理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选择【添加角色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，添加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testuser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角色。</w:t>
      </w:r>
    </w:p>
    <w:p w14:paraId="6CFCAC80" w14:textId="77777777" w:rsidR="00C008B7" w:rsidRDefault="00B620DE" w:rsidP="00C008B7">
      <w:pPr>
        <w:keepNext/>
        <w:spacing w:line="360" w:lineRule="auto"/>
      </w:pPr>
      <w:r w:rsidRPr="00B620DE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42A2BB23" wp14:editId="2DDC9A42">
            <wp:extent cx="5270500" cy="2783840"/>
            <wp:effectExtent l="0" t="0" r="1270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EC2" w14:textId="0F634A20" w:rsidR="000802CC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21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>添加角色</w:t>
      </w:r>
    </w:p>
    <w:p w14:paraId="4355AE33" w14:textId="65931D5D" w:rsidR="00FC069E" w:rsidRDefault="00FC069E" w:rsidP="00FC069E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找到testuer角色，点击后边的【授权</w:t>
      </w:r>
      <w:r w:rsidRPr="00404D21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，为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testuser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角色授权</w:t>
      </w:r>
    </w:p>
    <w:p w14:paraId="3B281DCF" w14:textId="77777777" w:rsidR="00C008B7" w:rsidRDefault="00E5486C" w:rsidP="00C008B7">
      <w:pPr>
        <w:keepNext/>
        <w:spacing w:line="360" w:lineRule="auto"/>
      </w:pPr>
      <w:r w:rsidRPr="00A13BEF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4C733EC6" wp14:editId="706FD3A5">
            <wp:extent cx="5270500" cy="3147695"/>
            <wp:effectExtent l="0" t="0" r="1270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ED5B" w14:textId="3CA143C8" w:rsidR="00E5486C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22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授权</w:t>
      </w:r>
    </w:p>
    <w:p w14:paraId="35F21D75" w14:textId="77777777" w:rsidR="0049248F" w:rsidRDefault="0049248F" w:rsidP="0049248F">
      <w:pPr>
        <w:pStyle w:val="af0"/>
        <w:numPr>
          <w:ilvl w:val="0"/>
          <w:numId w:val="20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添加用户并赋予角色</w:t>
      </w:r>
    </w:p>
    <w:p w14:paraId="2460E08F" w14:textId="6E18409F" w:rsidR="0049248F" w:rsidRDefault="0049248F" w:rsidP="0049248F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点击【用户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管理】</w:t>
      </w:r>
      <w:r>
        <w:rPr>
          <w:rFonts w:ascii="微软雅黑" w:eastAsia="微软雅黑" w:hAnsi="微软雅黑" w:cs="微软雅黑" w:hint="eastAsia"/>
          <w:position w:val="-50"/>
          <w:sz w:val="28"/>
        </w:rPr>
        <w:t>选择【添加用户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】，添加</w:t>
      </w:r>
      <w:proofErr w:type="spellStart"/>
      <w:r w:rsidR="006C1359">
        <w:rPr>
          <w:rFonts w:ascii="微软雅黑" w:eastAsia="微软雅黑" w:hAnsi="微软雅黑" w:cs="微软雅黑"/>
          <w:position w:val="-50"/>
          <w:sz w:val="28"/>
        </w:rPr>
        <w:t>testname</w:t>
      </w:r>
      <w:proofErr w:type="spellEnd"/>
      <w:r w:rsidR="009E0660">
        <w:rPr>
          <w:rFonts w:ascii="微软雅黑" w:eastAsia="微软雅黑" w:hAnsi="微软雅黑" w:cs="微软雅黑" w:hint="eastAsia"/>
          <w:position w:val="-50"/>
          <w:sz w:val="28"/>
        </w:rPr>
        <w:t>用户</w:t>
      </w:r>
      <w:r w:rsidRPr="008176A0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71AC24C1" w14:textId="77777777" w:rsidR="00C008B7" w:rsidRDefault="006C1359" w:rsidP="00C008B7">
      <w:pPr>
        <w:keepNext/>
        <w:spacing w:line="360" w:lineRule="auto"/>
      </w:pPr>
      <w:r w:rsidRPr="006C1359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3AAF32DC" wp14:editId="61E487A0">
            <wp:extent cx="5270500" cy="323215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DDC" w14:textId="0AE56488" w:rsidR="006C1359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23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>添加用户</w:t>
      </w:r>
    </w:p>
    <w:p w14:paraId="4BA4A9FB" w14:textId="51A03E20" w:rsidR="00667792" w:rsidRDefault="00667792" w:rsidP="00667792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点击</w:t>
      </w:r>
      <w:r>
        <w:rPr>
          <w:rFonts w:ascii="微软雅黑" w:eastAsia="微软雅黑" w:hAnsi="微软雅黑" w:cs="微软雅黑"/>
          <w:position w:val="-50"/>
          <w:sz w:val="28"/>
        </w:rPr>
        <w:t>testname</w:t>
      </w:r>
      <w:r>
        <w:rPr>
          <w:rFonts w:ascii="微软雅黑" w:eastAsia="微软雅黑" w:hAnsi="微软雅黑" w:cs="微软雅黑" w:hint="eastAsia"/>
          <w:position w:val="-50"/>
          <w:sz w:val="28"/>
        </w:rPr>
        <w:t>用户后边的授权，为</w:t>
      </w:r>
      <w:proofErr w:type="spellStart"/>
      <w:r>
        <w:rPr>
          <w:rFonts w:ascii="微软雅黑" w:eastAsia="微软雅黑" w:hAnsi="微软雅黑" w:cs="微软雅黑"/>
          <w:position w:val="-50"/>
          <w:sz w:val="28"/>
        </w:rPr>
        <w:t>testname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用户赋予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testuser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角色。</w:t>
      </w:r>
    </w:p>
    <w:p w14:paraId="15A04330" w14:textId="77777777" w:rsidR="00C008B7" w:rsidRDefault="00CD2115" w:rsidP="00C008B7">
      <w:pPr>
        <w:keepNext/>
        <w:spacing w:line="360" w:lineRule="auto"/>
        <w:jc w:val="center"/>
      </w:pPr>
      <w:r w:rsidRPr="00CD2115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323A2CA0" wp14:editId="74FD4241">
            <wp:extent cx="4666521" cy="3420616"/>
            <wp:effectExtent l="0" t="0" r="762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4122" cy="34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2DB1" w14:textId="4863E4DA" w:rsidR="00FC069E" w:rsidRPr="009B145D" w:rsidRDefault="00C008B7" w:rsidP="00C008B7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24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赋予角色</w:t>
      </w:r>
    </w:p>
    <w:p w14:paraId="3173235E" w14:textId="77777777" w:rsidR="00E27C5A" w:rsidRPr="00C819C7" w:rsidRDefault="00E27C5A" w:rsidP="00C819C7"/>
    <w:p w14:paraId="271F3C18" w14:textId="522874FB" w:rsidR="00644F84" w:rsidRDefault="00644F84" w:rsidP="00644F84">
      <w:pPr>
        <w:pStyle w:val="3"/>
        <w:numPr>
          <w:ilvl w:val="0"/>
          <w:numId w:val="29"/>
        </w:numPr>
      </w:pPr>
      <w:bookmarkStart w:id="37" w:name="_Toc493785342"/>
      <w:r w:rsidRPr="00704BC2">
        <w:t>G</w:t>
      </w:r>
      <w:r w:rsidRPr="00704BC2">
        <w:rPr>
          <w:rFonts w:hint="eastAsia"/>
        </w:rPr>
        <w:t>ateway</w:t>
      </w:r>
      <w:r>
        <w:rPr>
          <w:rFonts w:hint="eastAsia"/>
        </w:rPr>
        <w:t>单点登录</w:t>
      </w:r>
      <w:bookmarkEnd w:id="37"/>
    </w:p>
    <w:p w14:paraId="673D1249" w14:textId="53C8483D" w:rsidR="00644F84" w:rsidRDefault="005C6FA7" w:rsidP="005C6FA7">
      <w:pPr>
        <w:spacing w:line="360" w:lineRule="auto"/>
        <w:ind w:left="420" w:firstLine="6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使用testname用户</w:t>
      </w:r>
      <w:r w:rsidR="008F0A90" w:rsidRPr="008F0A90">
        <w:rPr>
          <w:rFonts w:ascii="微软雅黑" w:eastAsia="微软雅黑" w:hAnsi="微软雅黑" w:cs="微软雅黑" w:hint="eastAsia"/>
          <w:position w:val="-50"/>
          <w:sz w:val="28"/>
        </w:rPr>
        <w:t xml:space="preserve">访问 </w:t>
      </w:r>
      <w:r w:rsidR="008F0A90" w:rsidRPr="008F0A90">
        <w:rPr>
          <w:rFonts w:ascii="微软雅黑" w:eastAsia="微软雅黑" w:hAnsi="微软雅黑" w:cs="微软雅黑"/>
          <w:position w:val="-50"/>
          <w:sz w:val="28"/>
        </w:rPr>
        <w:t>http://</w:t>
      </w:r>
      <w:r w:rsidR="008F0A90" w:rsidRPr="008F0A90">
        <w:rPr>
          <w:rFonts w:ascii="微软雅黑" w:eastAsia="微软雅黑" w:hAnsi="微软雅黑" w:cs="微软雅黑" w:hint="eastAsia"/>
          <w:position w:val="-50"/>
          <w:sz w:val="28"/>
        </w:rPr>
        <w:t>{gateway服务器地址}</w:t>
      </w:r>
      <w:r w:rsidR="008F0A90" w:rsidRPr="008F0A90">
        <w:rPr>
          <w:rFonts w:ascii="微软雅黑" w:eastAsia="微软雅黑" w:hAnsi="微软雅黑" w:cs="微软雅黑"/>
          <w:position w:val="-50"/>
          <w:sz w:val="28"/>
        </w:rPr>
        <w:t>:8000</w:t>
      </w:r>
      <w:r w:rsidR="008F0A90" w:rsidRPr="008F0A90">
        <w:rPr>
          <w:rFonts w:ascii="微软雅黑" w:eastAsia="微软雅黑" w:hAnsi="微软雅黑" w:cs="微软雅黑" w:hint="eastAsia"/>
          <w:position w:val="-50"/>
          <w:sz w:val="28"/>
        </w:rPr>
        <w:t xml:space="preserve"> 进行单点登录,输入用户名密码并且点击不同组件的复选框</w:t>
      </w:r>
      <w:r w:rsidR="00D76282">
        <w:rPr>
          <w:rFonts w:ascii="微软雅黑" w:eastAsia="微软雅黑" w:hAnsi="微软雅黑" w:cs="微软雅黑" w:hint="eastAsia"/>
          <w:position w:val="-50"/>
          <w:sz w:val="28"/>
        </w:rPr>
        <w:t>，查看</w:t>
      </w:r>
      <w:r w:rsidR="008F0A90" w:rsidRPr="008F0A90">
        <w:rPr>
          <w:rFonts w:ascii="微软雅黑" w:eastAsia="微软雅黑" w:hAnsi="微软雅黑" w:cs="微软雅黑" w:hint="eastAsia"/>
          <w:position w:val="-50"/>
          <w:sz w:val="28"/>
        </w:rPr>
        <w:t>不同的</w:t>
      </w:r>
      <w:r>
        <w:rPr>
          <w:rFonts w:ascii="微软雅黑" w:eastAsia="微软雅黑" w:hAnsi="微软雅黑" w:cs="微软雅黑" w:hint="eastAsia"/>
          <w:position w:val="-50"/>
          <w:sz w:val="28"/>
        </w:rPr>
        <w:t>组件</w:t>
      </w:r>
      <w:r w:rsidR="00D76282">
        <w:rPr>
          <w:rFonts w:ascii="微软雅黑" w:eastAsia="微软雅黑" w:hAnsi="微软雅黑" w:cs="微软雅黑" w:hint="eastAsia"/>
          <w:position w:val="-50"/>
          <w:sz w:val="28"/>
        </w:rPr>
        <w:t>页面</w:t>
      </w:r>
      <w:r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7142A47D" w14:textId="77777777" w:rsidR="00C008B7" w:rsidRDefault="002A6DB0" w:rsidP="00C008B7">
      <w:pPr>
        <w:keepNext/>
        <w:spacing w:line="360" w:lineRule="auto"/>
        <w:ind w:left="420" w:firstLine="60"/>
      </w:pPr>
      <w:r w:rsidRPr="002A6DB0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20569273" wp14:editId="13A2BB04">
            <wp:extent cx="5270500" cy="2736850"/>
            <wp:effectExtent l="0" t="0" r="1270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99D" w14:textId="3D201F5E" w:rsidR="00C913B9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25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单点登录</w:t>
      </w:r>
    </w:p>
    <w:p w14:paraId="751CA6EF" w14:textId="2993BFE3" w:rsidR="00644F84" w:rsidRDefault="00644F84" w:rsidP="00644F84">
      <w:pPr>
        <w:pStyle w:val="3"/>
        <w:numPr>
          <w:ilvl w:val="0"/>
          <w:numId w:val="29"/>
        </w:numPr>
      </w:pPr>
      <w:bookmarkStart w:id="38" w:name="_Toc493785343"/>
      <w:r w:rsidRPr="00704BC2">
        <w:t>G</w:t>
      </w:r>
      <w:r w:rsidRPr="00704BC2">
        <w:rPr>
          <w:rFonts w:hint="eastAsia"/>
        </w:rPr>
        <w:t>ateway</w:t>
      </w:r>
      <w:r>
        <w:rPr>
          <w:rFonts w:hint="eastAsia"/>
        </w:rPr>
        <w:t xml:space="preserve"> webHdfs操作</w:t>
      </w:r>
      <w:bookmarkEnd w:id="38"/>
    </w:p>
    <w:p w14:paraId="706E9AAE" w14:textId="40C8D1C9" w:rsidR="00B90915" w:rsidRPr="00375D2D" w:rsidRDefault="00ED17AB" w:rsidP="00375D2D">
      <w:pPr>
        <w:pStyle w:val="af0"/>
        <w:numPr>
          <w:ilvl w:val="0"/>
          <w:numId w:val="36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HTTP GET</w:t>
      </w:r>
      <w:r w:rsidR="006C138A">
        <w:rPr>
          <w:rFonts w:ascii="微软雅黑" w:eastAsia="微软雅黑" w:hAnsi="微软雅黑" w:cs="微软雅黑" w:hint="eastAsia"/>
          <w:position w:val="-50"/>
          <w:sz w:val="28"/>
        </w:rPr>
        <w:t>操作</w:t>
      </w:r>
    </w:p>
    <w:p w14:paraId="06BEFC8F" w14:textId="5E30F9A6" w:rsidR="00B90915" w:rsidRPr="00B90915" w:rsidRDefault="00B90915" w:rsidP="00B90915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B90915">
        <w:rPr>
          <w:rFonts w:ascii="微软雅黑" w:eastAsia="微软雅黑" w:hAnsi="微软雅黑" w:cs="微软雅黑" w:hint="eastAsia"/>
          <w:position w:val="-50"/>
          <w:sz w:val="28"/>
        </w:rPr>
        <w:t>curl -i -k  "http://{gateway地址}:8002/</w:t>
      </w:r>
      <w:proofErr w:type="spellStart"/>
      <w:r w:rsidRPr="00B90915">
        <w:rPr>
          <w:rFonts w:ascii="微软雅黑" w:eastAsia="微软雅黑" w:hAnsi="微软雅黑" w:cs="微软雅黑" w:hint="eastAsia"/>
          <w:position w:val="-50"/>
          <w:sz w:val="28"/>
        </w:rPr>
        <w:t>webhdfs</w:t>
      </w:r>
      <w:proofErr w:type="spellEnd"/>
      <w:r w:rsidRPr="00B90915">
        <w:rPr>
          <w:rFonts w:ascii="微软雅黑" w:eastAsia="微软雅黑" w:hAnsi="微软雅黑" w:cs="微软雅黑" w:hint="eastAsia"/>
          <w:position w:val="-50"/>
          <w:sz w:val="28"/>
        </w:rPr>
        <w:t>/v1/{资源路径}?op={操作}" -u 用户名:密码</w:t>
      </w:r>
    </w:p>
    <w:p w14:paraId="01A988EB" w14:textId="77777777" w:rsidR="00C008B7" w:rsidRDefault="00ED17AB" w:rsidP="00C008B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25E4E6D" wp14:editId="2838BA1F">
            <wp:extent cx="5266690" cy="2268855"/>
            <wp:effectExtent l="0" t="0" r="0" b="0"/>
            <wp:docPr id="41" name="图片 41" descr="../../../Desktop/截图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截图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C90E" w14:textId="4BA04CFF" w:rsidR="00704BC2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26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操作</w:t>
      </w:r>
    </w:p>
    <w:p w14:paraId="7C5B05E7" w14:textId="06837A1C" w:rsidR="00B72C63" w:rsidRDefault="00B72C63" w:rsidP="00B72C63">
      <w:pPr>
        <w:pStyle w:val="af0"/>
        <w:numPr>
          <w:ilvl w:val="0"/>
          <w:numId w:val="36"/>
        </w:numPr>
        <w:spacing w:line="360" w:lineRule="auto"/>
        <w:ind w:firstLineChars="0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 xml:space="preserve">HTTP </w:t>
      </w:r>
      <w:r>
        <w:rPr>
          <w:rFonts w:ascii="微软雅黑" w:eastAsia="微软雅黑" w:hAnsi="微软雅黑" w:cs="微软雅黑"/>
          <w:position w:val="-50"/>
          <w:sz w:val="28"/>
        </w:rPr>
        <w:t>PUT POST</w:t>
      </w:r>
      <w:r>
        <w:rPr>
          <w:rFonts w:ascii="微软雅黑" w:eastAsia="微软雅黑" w:hAnsi="微软雅黑" w:cs="微软雅黑" w:hint="eastAsia"/>
          <w:position w:val="-50"/>
          <w:sz w:val="28"/>
        </w:rPr>
        <w:t>操作</w:t>
      </w:r>
    </w:p>
    <w:p w14:paraId="43502C70" w14:textId="09E8D851" w:rsidR="00186568" w:rsidRPr="00186568" w:rsidRDefault="00186568" w:rsidP="00186568">
      <w:pPr>
        <w:pStyle w:val="af0"/>
        <w:spacing w:line="360" w:lineRule="auto"/>
        <w:ind w:left="480" w:firstLineChars="0" w:firstLine="0"/>
        <w:rPr>
          <w:rFonts w:ascii="微软雅黑" w:eastAsia="微软雅黑" w:hAnsi="微软雅黑" w:cs="微软雅黑"/>
          <w:position w:val="-50"/>
          <w:sz w:val="28"/>
        </w:rPr>
      </w:pPr>
      <w:r w:rsidRPr="00186568">
        <w:rPr>
          <w:rFonts w:ascii="微软雅黑" w:eastAsia="微软雅黑" w:hAnsi="微软雅黑" w:cs="微软雅黑" w:hint="eastAsia"/>
          <w:position w:val="-50"/>
          <w:sz w:val="28"/>
        </w:rPr>
        <w:t xml:space="preserve">curl -i </w:t>
      </w:r>
      <w:r w:rsidR="007F50A4">
        <w:rPr>
          <w:rFonts w:ascii="微软雅黑" w:eastAsia="微软雅黑" w:hAnsi="微软雅黑" w:cs="微软雅黑"/>
          <w:position w:val="-50"/>
          <w:sz w:val="28"/>
        </w:rPr>
        <w:t>–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>k</w:t>
      </w:r>
      <w:r w:rsidR="007F50A4">
        <w:rPr>
          <w:rFonts w:ascii="微软雅黑" w:eastAsia="微软雅黑" w:hAnsi="微软雅黑" w:cs="微软雅黑"/>
          <w:position w:val="-50"/>
          <w:sz w:val="28"/>
        </w:rPr>
        <w:t xml:space="preserve"> –X ［</w:t>
      </w:r>
      <w:r w:rsidR="007F50A4">
        <w:rPr>
          <w:rFonts w:ascii="微软雅黑" w:eastAsia="微软雅黑" w:hAnsi="微软雅黑" w:cs="微软雅黑" w:hint="eastAsia"/>
          <w:position w:val="-50"/>
          <w:sz w:val="28"/>
        </w:rPr>
        <w:t>PUT、POST</w:t>
      </w:r>
      <w:r w:rsidR="007F50A4">
        <w:rPr>
          <w:rFonts w:ascii="微软雅黑" w:eastAsia="微软雅黑" w:hAnsi="微软雅黑" w:cs="微软雅黑"/>
          <w:position w:val="-50"/>
          <w:sz w:val="28"/>
        </w:rPr>
        <w:t>］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 xml:space="preserve">  "http://{gateway地址}:8002/</w:t>
      </w:r>
      <w:proofErr w:type="spellStart"/>
      <w:r w:rsidRPr="00186568">
        <w:rPr>
          <w:rFonts w:ascii="微软雅黑" w:eastAsia="微软雅黑" w:hAnsi="微软雅黑" w:cs="微软雅黑" w:hint="eastAsia"/>
          <w:position w:val="-50"/>
          <w:sz w:val="28"/>
        </w:rPr>
        <w:t>webhdfs</w:t>
      </w:r>
      <w:proofErr w:type="spellEnd"/>
      <w:r w:rsidRPr="00186568">
        <w:rPr>
          <w:rFonts w:ascii="微软雅黑" w:eastAsia="微软雅黑" w:hAnsi="微软雅黑" w:cs="微软雅黑" w:hint="eastAsia"/>
          <w:position w:val="-50"/>
          <w:sz w:val="28"/>
        </w:rPr>
        <w:t>/v1/{资源路径}?op={操作}" -u 用户名:密码</w:t>
      </w:r>
    </w:p>
    <w:p w14:paraId="6879C5A2" w14:textId="77777777" w:rsidR="00C008B7" w:rsidRDefault="0026310B" w:rsidP="00C008B7">
      <w:pPr>
        <w:keepNext/>
      </w:pPr>
      <w:r>
        <w:rPr>
          <w:rFonts w:hint="eastAsia"/>
          <w:noProof/>
        </w:rPr>
        <w:drawing>
          <wp:inline distT="0" distB="0" distL="0" distR="0" wp14:anchorId="597E2391" wp14:editId="682EE1A9">
            <wp:extent cx="5266690" cy="1504950"/>
            <wp:effectExtent l="0" t="0" r="0" b="0"/>
            <wp:docPr id="42" name="图片 42" descr="../../../Desktop/截图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截图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4176" w14:textId="0E18D397" w:rsidR="00A46180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27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操作</w:t>
      </w:r>
    </w:p>
    <w:p w14:paraId="1058F473" w14:textId="1B6652AC" w:rsidR="00D44AA6" w:rsidRPr="00D44AA6" w:rsidRDefault="00A46180" w:rsidP="00D44AA6">
      <w:pPr>
        <w:pStyle w:val="af0"/>
        <w:spacing w:line="360" w:lineRule="auto"/>
        <w:ind w:left="480" w:firstLineChars="0" w:firstLine="0"/>
        <w:rPr>
          <w:rFonts w:ascii="微软雅黑" w:eastAsia="微软雅黑" w:hAnsi="微软雅黑" w:cs="微软雅黑"/>
          <w:position w:val="-50"/>
          <w:sz w:val="28"/>
        </w:rPr>
      </w:pPr>
      <w:r w:rsidRPr="00923E8D">
        <w:rPr>
          <w:rFonts w:ascii="微软雅黑" w:eastAsia="微软雅黑" w:hAnsi="微软雅黑" w:cs="微软雅黑" w:hint="eastAsia"/>
          <w:position w:val="-50"/>
          <w:sz w:val="28"/>
        </w:rPr>
        <w:t>将返回</w:t>
      </w:r>
      <w:r w:rsidR="00923E8D">
        <w:rPr>
          <w:rFonts w:ascii="微软雅黑" w:eastAsia="微软雅黑" w:hAnsi="微软雅黑" w:cs="微软雅黑" w:hint="eastAsia"/>
          <w:position w:val="-50"/>
          <w:sz w:val="28"/>
        </w:rPr>
        <w:t>一个</w:t>
      </w:r>
      <w:proofErr w:type="spellStart"/>
      <w:r w:rsidRPr="00923E8D">
        <w:rPr>
          <w:rFonts w:ascii="微软雅黑" w:eastAsia="微软雅黑" w:hAnsi="微软雅黑" w:cs="微软雅黑" w:hint="eastAsia"/>
          <w:position w:val="-50"/>
          <w:sz w:val="28"/>
        </w:rPr>
        <w:t>bigdaf</w:t>
      </w:r>
      <w:proofErr w:type="spellEnd"/>
      <w:r w:rsidRPr="00923E8D">
        <w:rPr>
          <w:rFonts w:ascii="微软雅黑" w:eastAsia="微软雅黑" w:hAnsi="微软雅黑" w:cs="微软雅黑" w:hint="eastAsia"/>
          <w:position w:val="-50"/>
          <w:sz w:val="28"/>
        </w:rPr>
        <w:t>字段</w:t>
      </w:r>
      <w:r w:rsidR="00923E8D" w:rsidRPr="00923E8D">
        <w:rPr>
          <w:rFonts w:ascii="微软雅黑" w:eastAsia="微软雅黑" w:hAnsi="微软雅黑" w:cs="微软雅黑" w:hint="eastAsia"/>
          <w:position w:val="-50"/>
          <w:sz w:val="28"/>
        </w:rPr>
        <w:t>秘钥</w:t>
      </w:r>
      <w:r w:rsidR="00DB22DF">
        <w:rPr>
          <w:rFonts w:ascii="微软雅黑" w:eastAsia="微软雅黑" w:hAnsi="微软雅黑" w:cs="微软雅黑" w:hint="eastAsia"/>
          <w:position w:val="-50"/>
          <w:sz w:val="28"/>
        </w:rPr>
        <w:t>，带着秘钥再次发起</w:t>
      </w:r>
      <w:r w:rsidR="00923E8D">
        <w:rPr>
          <w:rFonts w:ascii="微软雅黑" w:eastAsia="微软雅黑" w:hAnsi="微软雅黑" w:cs="微软雅黑" w:hint="eastAsia"/>
          <w:position w:val="-50"/>
          <w:sz w:val="28"/>
        </w:rPr>
        <w:t>请求</w:t>
      </w:r>
      <w:r w:rsidR="00D44AA6">
        <w:rPr>
          <w:rFonts w:ascii="微软雅黑" w:eastAsia="微软雅黑" w:hAnsi="微软雅黑" w:cs="微软雅黑" w:hint="eastAsia"/>
          <w:position w:val="-50"/>
          <w:sz w:val="28"/>
        </w:rPr>
        <w:t>：</w:t>
      </w:r>
    </w:p>
    <w:p w14:paraId="2578A95C" w14:textId="217D2AFE" w:rsidR="00923E8D" w:rsidRPr="00E25C7A" w:rsidRDefault="00D44AA6" w:rsidP="00E25C7A">
      <w:pPr>
        <w:pStyle w:val="af0"/>
        <w:spacing w:line="360" w:lineRule="auto"/>
        <w:ind w:left="480" w:firstLineChars="0" w:firstLine="0"/>
        <w:rPr>
          <w:rFonts w:ascii="微软雅黑" w:eastAsia="微软雅黑" w:hAnsi="微软雅黑" w:cs="微软雅黑"/>
          <w:position w:val="-50"/>
          <w:sz w:val="28"/>
        </w:rPr>
      </w:pPr>
      <w:r w:rsidRPr="00186568">
        <w:rPr>
          <w:rFonts w:ascii="微软雅黑" w:eastAsia="微软雅黑" w:hAnsi="微软雅黑" w:cs="微软雅黑" w:hint="eastAsia"/>
          <w:position w:val="-50"/>
          <w:sz w:val="28"/>
        </w:rPr>
        <w:lastRenderedPageBreak/>
        <w:t xml:space="preserve">curl -i </w:t>
      </w:r>
      <w:r>
        <w:rPr>
          <w:rFonts w:ascii="微软雅黑" w:eastAsia="微软雅黑" w:hAnsi="微软雅黑" w:cs="微软雅黑"/>
          <w:position w:val="-50"/>
          <w:sz w:val="28"/>
        </w:rPr>
        <w:t>–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>k</w:t>
      </w:r>
      <w:r>
        <w:rPr>
          <w:rFonts w:ascii="微软雅黑" w:eastAsia="微软雅黑" w:hAnsi="微软雅黑" w:cs="微软雅黑"/>
          <w:position w:val="-50"/>
          <w:sz w:val="28"/>
        </w:rPr>
        <w:t xml:space="preserve"> –X ［</w:t>
      </w:r>
      <w:r>
        <w:rPr>
          <w:rFonts w:ascii="微软雅黑" w:eastAsia="微软雅黑" w:hAnsi="微软雅黑" w:cs="微软雅黑" w:hint="eastAsia"/>
          <w:position w:val="-50"/>
          <w:sz w:val="28"/>
        </w:rPr>
        <w:t>PUT、POST</w:t>
      </w:r>
      <w:r>
        <w:rPr>
          <w:rFonts w:ascii="微软雅黑" w:eastAsia="微软雅黑" w:hAnsi="微软雅黑" w:cs="微软雅黑"/>
          <w:position w:val="-50"/>
          <w:sz w:val="28"/>
        </w:rPr>
        <w:t>］</w:t>
      </w:r>
      <w:r>
        <w:rPr>
          <w:rFonts w:ascii="微软雅黑" w:eastAsia="微软雅黑" w:hAnsi="微软雅黑" w:cs="微软雅黑" w:hint="eastAsia"/>
          <w:position w:val="-50"/>
          <w:sz w:val="28"/>
        </w:rPr>
        <w:t xml:space="preserve"> </w:t>
      </w:r>
      <w:r>
        <w:rPr>
          <w:rFonts w:ascii="微软雅黑" w:eastAsia="微软雅黑" w:hAnsi="微软雅黑" w:cs="微软雅黑"/>
          <w:position w:val="-50"/>
          <w:sz w:val="28"/>
        </w:rPr>
        <w:t>–</w:t>
      </w:r>
      <w:r>
        <w:rPr>
          <w:rFonts w:ascii="微软雅黑" w:eastAsia="微软雅黑" w:hAnsi="微软雅黑" w:cs="微软雅黑" w:hint="eastAsia"/>
          <w:position w:val="-50"/>
          <w:sz w:val="28"/>
        </w:rPr>
        <w:t>T ｛资源｝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 xml:space="preserve"> </w:t>
      </w:r>
      <w:r>
        <w:rPr>
          <w:rFonts w:ascii="微软雅黑" w:eastAsia="微软雅黑" w:hAnsi="微软雅黑" w:cs="微软雅黑"/>
          <w:position w:val="-50"/>
          <w:sz w:val="28"/>
        </w:rPr>
        <w:t>–</w:t>
      </w:r>
      <w:r>
        <w:rPr>
          <w:rFonts w:ascii="微软雅黑" w:eastAsia="微软雅黑" w:hAnsi="微软雅黑" w:cs="微软雅黑" w:hint="eastAsia"/>
          <w:position w:val="-50"/>
          <w:sz w:val="28"/>
        </w:rPr>
        <w:t>H</w:t>
      </w:r>
      <w:r>
        <w:rPr>
          <w:rFonts w:ascii="微软雅黑" w:eastAsia="微软雅黑" w:hAnsi="微软雅黑" w:cs="微软雅黑"/>
          <w:position w:val="-50"/>
          <w:sz w:val="28"/>
        </w:rPr>
        <w:t xml:space="preserve"> 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>"</w:t>
      </w:r>
      <w:proofErr w:type="spellStart"/>
      <w:r w:rsidR="00E25C7A">
        <w:rPr>
          <w:rFonts w:ascii="微软雅黑" w:eastAsia="微软雅黑" w:hAnsi="微软雅黑" w:cs="微软雅黑" w:hint="eastAsia"/>
          <w:position w:val="-50"/>
          <w:sz w:val="28"/>
        </w:rPr>
        <w:t>bigdaf</w:t>
      </w:r>
      <w:proofErr w:type="spellEnd"/>
      <w:r w:rsidR="00E25C7A">
        <w:rPr>
          <w:rFonts w:ascii="微软雅黑" w:eastAsia="微软雅黑" w:hAnsi="微软雅黑" w:cs="微软雅黑" w:hint="eastAsia"/>
          <w:position w:val="-50"/>
          <w:sz w:val="28"/>
        </w:rPr>
        <w:t>：秘钥</w:t>
      </w:r>
      <w:r w:rsidRPr="00186568">
        <w:rPr>
          <w:rFonts w:ascii="微软雅黑" w:eastAsia="微软雅黑" w:hAnsi="微软雅黑" w:cs="微软雅黑" w:hint="eastAsia"/>
          <w:position w:val="-50"/>
          <w:sz w:val="28"/>
        </w:rPr>
        <w:t xml:space="preserve">" </w:t>
      </w:r>
      <w:r w:rsidR="00E25C7A" w:rsidRPr="00186568">
        <w:rPr>
          <w:rFonts w:ascii="微软雅黑" w:eastAsia="微软雅黑" w:hAnsi="微软雅黑" w:cs="微软雅黑" w:hint="eastAsia"/>
          <w:position w:val="-50"/>
          <w:sz w:val="28"/>
        </w:rPr>
        <w:t>"http://{gateway地址</w:t>
      </w:r>
      <w:r w:rsidR="00E25C7A">
        <w:rPr>
          <w:rFonts w:ascii="微软雅黑" w:eastAsia="微软雅黑" w:hAnsi="微软雅黑" w:cs="微软雅黑" w:hint="eastAsia"/>
          <w:position w:val="-50"/>
          <w:sz w:val="28"/>
        </w:rPr>
        <w:t>}:8003</w:t>
      </w:r>
      <w:r w:rsidR="00E25C7A" w:rsidRPr="00186568">
        <w:rPr>
          <w:rFonts w:ascii="微软雅黑" w:eastAsia="微软雅黑" w:hAnsi="微软雅黑" w:cs="微软雅黑" w:hint="eastAsia"/>
          <w:position w:val="-50"/>
          <w:sz w:val="28"/>
        </w:rPr>
        <w:t>"</w:t>
      </w:r>
    </w:p>
    <w:p w14:paraId="5F0BA5E8" w14:textId="77777777" w:rsidR="00C008B7" w:rsidRDefault="00186568" w:rsidP="00C008B7">
      <w:pPr>
        <w:keepNext/>
      </w:pPr>
      <w:r>
        <w:rPr>
          <w:rFonts w:hint="eastAsia"/>
          <w:noProof/>
        </w:rPr>
        <w:drawing>
          <wp:inline distT="0" distB="0" distL="0" distR="0" wp14:anchorId="37CB4398" wp14:editId="4FB2CB7A">
            <wp:extent cx="5266690" cy="1412240"/>
            <wp:effectExtent l="0" t="0" r="0" b="10160"/>
            <wp:docPr id="43" name="图片 43" descr="../../../Desktop/截图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截图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4D91" w14:textId="29A77F18" w:rsidR="00B90915" w:rsidRPr="009B145D" w:rsidRDefault="00C008B7" w:rsidP="009B145D">
      <w:pPr>
        <w:pStyle w:val="a3"/>
        <w:jc w:val="center"/>
        <w:rPr>
          <w:color w:val="000000" w:themeColor="text1"/>
        </w:rPr>
      </w:pPr>
      <w:r w:rsidRPr="009B145D">
        <w:rPr>
          <w:color w:val="000000" w:themeColor="text1"/>
        </w:rPr>
        <w:t xml:space="preserve">图 </w:t>
      </w:r>
      <w:r w:rsidRPr="009B145D">
        <w:rPr>
          <w:color w:val="000000" w:themeColor="text1"/>
        </w:rPr>
        <w:fldChar w:fldCharType="begin"/>
      </w:r>
      <w:r w:rsidRPr="009B145D">
        <w:rPr>
          <w:color w:val="000000" w:themeColor="text1"/>
        </w:rPr>
        <w:instrText xml:space="preserve"> SEQ 图 \* ARABIC </w:instrText>
      </w:r>
      <w:r w:rsidRPr="009B145D">
        <w:rPr>
          <w:color w:val="000000" w:themeColor="text1"/>
        </w:rPr>
        <w:fldChar w:fldCharType="separate"/>
      </w:r>
      <w:r w:rsidRPr="009B145D">
        <w:rPr>
          <w:color w:val="000000" w:themeColor="text1"/>
        </w:rPr>
        <w:t>28</w:t>
      </w:r>
      <w:r w:rsidRPr="009B145D">
        <w:rPr>
          <w:color w:val="000000" w:themeColor="text1"/>
        </w:rPr>
        <w:fldChar w:fldCharType="end"/>
      </w:r>
      <w:r w:rsidRPr="009B145D">
        <w:rPr>
          <w:rFonts w:hint="eastAsia"/>
          <w:color w:val="000000" w:themeColor="text1"/>
        </w:rPr>
        <w:t xml:space="preserve"> 操作</w:t>
      </w:r>
    </w:p>
    <w:p w14:paraId="79A8D547" w14:textId="1326AD2E" w:rsidR="00310249" w:rsidRDefault="00845A1D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39" w:name="_Toc491253008"/>
      <w:bookmarkStart w:id="40" w:name="_Toc493785344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任务</w:t>
      </w:r>
      <w:bookmarkEnd w:id="39"/>
      <w:r w:rsidR="000D5252">
        <w:rPr>
          <w:rFonts w:ascii="微软雅黑" w:eastAsia="微软雅黑" w:hAnsi="微软雅黑" w:cs="微软雅黑" w:hint="eastAsia"/>
          <w:b/>
          <w:bCs/>
          <w:sz w:val="30"/>
          <w:szCs w:val="30"/>
        </w:rPr>
        <w:t>提交</w:t>
      </w:r>
      <w:bookmarkEnd w:id="40"/>
    </w:p>
    <w:p w14:paraId="5D0B07C4" w14:textId="77777777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可以进行任务搜索、查看任务、新建任务。用户可以通过BIGDAF平台上传执行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MapReduce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任务，查看任务列表，根据任务名称搜索任务。</w:t>
      </w:r>
    </w:p>
    <w:p w14:paraId="6A24AB2E" w14:textId="55E1D13D" w:rsidR="00082855" w:rsidRDefault="00845A1D" w:rsidP="0008285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新建任务:</w:t>
      </w:r>
      <w:r w:rsidR="00082855" w:rsidRPr="00082855">
        <w:rPr>
          <w:rFonts w:ascii="微软雅黑" w:eastAsia="微软雅黑" w:hAnsi="微软雅黑" w:cs="微软雅黑" w:hint="eastAsia"/>
          <w:position w:val="-50"/>
          <w:sz w:val="28"/>
        </w:rPr>
        <w:t xml:space="preserve"> </w:t>
      </w:r>
      <w:r w:rsidR="00082855">
        <w:rPr>
          <w:rFonts w:ascii="微软雅黑" w:eastAsia="微软雅黑" w:hAnsi="微软雅黑" w:cs="微软雅黑" w:hint="eastAsia"/>
          <w:position w:val="-50"/>
          <w:sz w:val="28"/>
        </w:rPr>
        <w:t>输入任务名称，输入【HDFS输入目录】，填写【HDFS输出目录】，选择要上传的jar包，点击【提交】。（注意要开启</w:t>
      </w:r>
      <w:proofErr w:type="spellStart"/>
      <w:r w:rsidR="00082855">
        <w:rPr>
          <w:rFonts w:ascii="微软雅黑" w:eastAsia="微软雅黑" w:hAnsi="微软雅黑" w:cs="微软雅黑" w:hint="eastAsia"/>
          <w:position w:val="-50"/>
          <w:sz w:val="28"/>
        </w:rPr>
        <w:t>jobhistoryserver</w:t>
      </w:r>
      <w:proofErr w:type="spellEnd"/>
      <w:r w:rsidR="0002066B">
        <w:rPr>
          <w:rFonts w:ascii="微软雅黑" w:eastAsia="微软雅黑" w:hAnsi="微软雅黑" w:cs="微软雅黑" w:hint="eastAsia"/>
          <w:position w:val="-50"/>
          <w:sz w:val="28"/>
        </w:rPr>
        <w:t>）</w:t>
      </w:r>
    </w:p>
    <w:p w14:paraId="0B35D787" w14:textId="77777777" w:rsidR="00310249" w:rsidRDefault="00310249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</w:p>
    <w:p w14:paraId="7F6157DF" w14:textId="77777777" w:rsidR="007D5F67" w:rsidRDefault="00082075" w:rsidP="007D5F67">
      <w:pPr>
        <w:keepNext/>
        <w:spacing w:line="360" w:lineRule="auto"/>
        <w:jc w:val="center"/>
      </w:pPr>
      <w:r w:rsidRPr="00082075">
        <w:rPr>
          <w:rFonts w:ascii="微软雅黑" w:eastAsia="微软雅黑" w:hAnsi="微软雅黑" w:cs="微软雅黑"/>
          <w:noProof/>
          <w:position w:val="-50"/>
          <w:sz w:val="28"/>
        </w:rPr>
        <w:lastRenderedPageBreak/>
        <w:drawing>
          <wp:inline distT="0" distB="0" distL="0" distR="0" wp14:anchorId="3711D7A3" wp14:editId="1829C72F">
            <wp:extent cx="3372808" cy="4395639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7292" cy="44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820D" w14:textId="14EB4512" w:rsidR="00CA4156" w:rsidRPr="00EA4F0C" w:rsidRDefault="00CA4156" w:rsidP="00CA4156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29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新建任务</w:t>
      </w:r>
    </w:p>
    <w:p w14:paraId="01F51C8A" w14:textId="187378B4" w:rsidR="00310249" w:rsidRDefault="00845A1D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查看任务：</w:t>
      </w:r>
    </w:p>
    <w:p w14:paraId="3354849E" w14:textId="3BD29803" w:rsidR="00310249" w:rsidRDefault="00845A1D" w:rsidP="00F80F18">
      <w:pPr>
        <w:keepNext/>
        <w:spacing w:line="360" w:lineRule="auto"/>
      </w:pPr>
      <w:r>
        <w:rPr>
          <w:rFonts w:ascii="微软雅黑" w:eastAsia="微软雅黑" w:hAnsi="微软雅黑" w:cs="微软雅黑" w:hint="eastAsia"/>
          <w:noProof/>
          <w:position w:val="-50"/>
          <w:sz w:val="28"/>
        </w:rPr>
        <w:drawing>
          <wp:inline distT="0" distB="0" distL="0" distR="0" wp14:anchorId="18D2A857" wp14:editId="6490E30D">
            <wp:extent cx="5270500" cy="1148715"/>
            <wp:effectExtent l="0" t="0" r="635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7CB1" w14:textId="7CCB2A6F" w:rsidR="00F80F18" w:rsidRPr="00F80F18" w:rsidRDefault="00F80F18" w:rsidP="00F80F18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30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任务浏览</w:t>
      </w:r>
    </w:p>
    <w:p w14:paraId="6C82D4FA" w14:textId="55CAC5AB" w:rsidR="00BC7456" w:rsidRDefault="00E05760" w:rsidP="00BC7456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41" w:name="_Toc493785345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管理设置</w:t>
      </w:r>
      <w:bookmarkEnd w:id="41"/>
    </w:p>
    <w:p w14:paraId="02A22899" w14:textId="67E85FCF" w:rsidR="004625E6" w:rsidRPr="004625E6" w:rsidRDefault="004625E6" w:rsidP="004625E6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4625E6">
        <w:rPr>
          <w:rFonts w:ascii="微软雅黑" w:eastAsia="微软雅黑" w:hAnsi="微软雅黑" w:cs="微软雅黑" w:hint="eastAsia"/>
          <w:b/>
          <w:position w:val="-50"/>
          <w:sz w:val="28"/>
        </w:rPr>
        <w:lastRenderedPageBreak/>
        <w:t>测试模式</w:t>
      </w:r>
      <w:r w:rsidRPr="004625E6">
        <w:rPr>
          <w:rFonts w:ascii="微软雅黑" w:eastAsia="微软雅黑" w:hAnsi="微软雅黑" w:cs="微软雅黑" w:hint="eastAsia"/>
          <w:position w:val="-50"/>
          <w:sz w:val="28"/>
        </w:rPr>
        <w:t>：点击开启关闭BIGDAF</w:t>
      </w:r>
      <w:r w:rsidR="00FE4052">
        <w:rPr>
          <w:rFonts w:ascii="微软雅黑" w:eastAsia="微软雅黑" w:hAnsi="微软雅黑" w:cs="微软雅黑" w:hint="eastAsia"/>
          <w:position w:val="-50"/>
          <w:sz w:val="28"/>
        </w:rPr>
        <w:t>的平台测试模式按钮，开启测试模式时，不执行访问控制策略</w:t>
      </w:r>
      <w:r w:rsidRPr="004625E6">
        <w:rPr>
          <w:rFonts w:ascii="微软雅黑" w:eastAsia="微软雅黑" w:hAnsi="微软雅黑" w:cs="微软雅黑" w:hint="eastAsia"/>
          <w:position w:val="-50"/>
          <w:sz w:val="28"/>
        </w:rPr>
        <w:t>。</w:t>
      </w:r>
    </w:p>
    <w:p w14:paraId="09EA7549" w14:textId="13B11601" w:rsidR="004625E6" w:rsidRPr="00B94A21" w:rsidRDefault="004625E6" w:rsidP="00B94A21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4625E6">
        <w:rPr>
          <w:rFonts w:ascii="微软雅黑" w:eastAsia="微软雅黑" w:hAnsi="微软雅黑" w:cs="微软雅黑" w:hint="eastAsia"/>
          <w:b/>
          <w:position w:val="-50"/>
          <w:sz w:val="28"/>
        </w:rPr>
        <w:t>登录设置</w:t>
      </w:r>
      <w:r w:rsidRPr="004625E6">
        <w:rPr>
          <w:rFonts w:ascii="微软雅黑" w:eastAsia="微软雅黑" w:hAnsi="微软雅黑" w:cs="微软雅黑" w:hint="eastAsia"/>
          <w:position w:val="-50"/>
          <w:sz w:val="28"/>
        </w:rPr>
        <w:t>：设置登录的最大错误次数以及错误的清零时间。</w:t>
      </w:r>
    </w:p>
    <w:p w14:paraId="6B1662FF" w14:textId="17E03993" w:rsidR="00CB3349" w:rsidRDefault="00E05760" w:rsidP="00CB3349">
      <w:pPr>
        <w:keepNext/>
        <w:spacing w:line="360" w:lineRule="auto"/>
        <w:jc w:val="center"/>
      </w:pPr>
      <w:r w:rsidRPr="00E05760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3CF310B0" wp14:editId="186AEA07">
            <wp:extent cx="3998241" cy="367934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238" cy="36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B00B" w14:textId="2FB8E71F" w:rsidR="00CB3349" w:rsidRPr="00CB3349" w:rsidRDefault="00CB3349" w:rsidP="00CB3349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31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管理设置</w:t>
      </w:r>
    </w:p>
    <w:p w14:paraId="12265C7C" w14:textId="77777777" w:rsidR="00310249" w:rsidRDefault="00845A1D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42" w:name="_Toc493785346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文件浏览</w:t>
      </w:r>
      <w:bookmarkEnd w:id="42"/>
    </w:p>
    <w:p w14:paraId="637FB5A5" w14:textId="63EA4C64" w:rsidR="00611B5F" w:rsidRPr="00611B5F" w:rsidRDefault="00611B5F" w:rsidP="00611B5F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用户</w:t>
      </w:r>
      <w:r w:rsidRPr="00611B5F">
        <w:rPr>
          <w:rFonts w:ascii="微软雅黑" w:eastAsia="微软雅黑" w:hAnsi="微软雅黑" w:cs="微软雅黑" w:hint="eastAsia"/>
          <w:position w:val="-50"/>
          <w:sz w:val="28"/>
        </w:rPr>
        <w:t>可以通过BIGDAF</w:t>
      </w:r>
      <w:r w:rsidR="00573A3E">
        <w:rPr>
          <w:rFonts w:ascii="微软雅黑" w:eastAsia="微软雅黑" w:hAnsi="微软雅黑" w:cs="微软雅黑" w:hint="eastAsia"/>
          <w:position w:val="-50"/>
          <w:sz w:val="28"/>
        </w:rPr>
        <w:t>后台</w:t>
      </w:r>
      <w:r w:rsidRPr="00611B5F">
        <w:rPr>
          <w:rFonts w:ascii="微软雅黑" w:eastAsia="微软雅黑" w:hAnsi="微软雅黑" w:cs="微软雅黑" w:hint="eastAsia"/>
          <w:position w:val="-50"/>
          <w:sz w:val="28"/>
        </w:rPr>
        <w:t>对</w:t>
      </w:r>
      <w:r w:rsidR="00D0139D">
        <w:rPr>
          <w:rFonts w:ascii="微软雅黑" w:eastAsia="微软雅黑" w:hAnsi="微软雅黑" w:cs="微软雅黑" w:hint="eastAsia"/>
          <w:position w:val="-50"/>
          <w:sz w:val="28"/>
        </w:rPr>
        <w:t>大数据平台的</w:t>
      </w:r>
      <w:r w:rsidR="002C4BB5">
        <w:rPr>
          <w:rFonts w:ascii="微软雅黑" w:eastAsia="微软雅黑" w:hAnsi="微软雅黑" w:cs="微软雅黑" w:hint="eastAsia"/>
          <w:position w:val="-50"/>
          <w:sz w:val="28"/>
        </w:rPr>
        <w:t>文件</w:t>
      </w:r>
      <w:del w:id="43" w:author="Admin" w:date="2017-08-28T13:50:00Z">
        <w:r w:rsidRPr="00611B5F" w:rsidDel="005462D7">
          <w:rPr>
            <w:rFonts w:ascii="微软雅黑" w:eastAsia="微软雅黑" w:hAnsi="微软雅黑" w:cs="微软雅黑" w:hint="eastAsia"/>
            <w:position w:val="-50"/>
            <w:sz w:val="28"/>
          </w:rPr>
          <w:delText>dfs</w:delText>
        </w:r>
      </w:del>
      <w:commentRangeStart w:id="44"/>
      <w:r w:rsidRPr="00611B5F">
        <w:rPr>
          <w:rFonts w:ascii="微软雅黑" w:eastAsia="微软雅黑" w:hAnsi="微软雅黑" w:cs="微软雅黑" w:hint="eastAsia"/>
          <w:position w:val="-50"/>
          <w:sz w:val="28"/>
        </w:rPr>
        <w:t>资源</w:t>
      </w:r>
      <w:commentRangeEnd w:id="44"/>
      <w:r w:rsidRPr="00611B5F">
        <w:rPr>
          <w:rFonts w:ascii="微软雅黑" w:eastAsia="微软雅黑" w:hAnsi="微软雅黑" w:cs="微软雅黑"/>
          <w:position w:val="-50"/>
          <w:sz w:val="28"/>
        </w:rPr>
        <w:commentReference w:id="44"/>
      </w:r>
      <w:r w:rsidRPr="00611B5F">
        <w:rPr>
          <w:rFonts w:ascii="微软雅黑" w:eastAsia="微软雅黑" w:hAnsi="微软雅黑" w:cs="微软雅黑" w:hint="eastAsia"/>
          <w:position w:val="-50"/>
          <w:sz w:val="28"/>
        </w:rPr>
        <w:t>进行浏览。</w:t>
      </w:r>
    </w:p>
    <w:p w14:paraId="64B6BF9C" w14:textId="6A149923" w:rsidR="00310249" w:rsidRDefault="00845A1D" w:rsidP="002F1ECF">
      <w:pPr>
        <w:keepNext/>
        <w:spacing w:line="360" w:lineRule="auto"/>
        <w:ind w:left="360"/>
      </w:pPr>
      <w:r>
        <w:rPr>
          <w:rFonts w:ascii="微软雅黑" w:eastAsia="微软雅黑" w:hAnsi="微软雅黑" w:cs="微软雅黑" w:hint="eastAsia"/>
          <w:noProof/>
          <w:position w:val="-50"/>
          <w:sz w:val="28"/>
        </w:rPr>
        <w:lastRenderedPageBreak/>
        <w:drawing>
          <wp:inline distT="0" distB="0" distL="0" distR="0" wp14:anchorId="25635493" wp14:editId="6EB03FA0">
            <wp:extent cx="5000625" cy="26765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3C2D6" w14:textId="5577A950" w:rsidR="002F1ECF" w:rsidRPr="002F1ECF" w:rsidRDefault="002F1ECF" w:rsidP="002F1ECF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32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文件浏览</w:t>
      </w:r>
    </w:p>
    <w:p w14:paraId="3C2DFCDB" w14:textId="77777777" w:rsidR="00310249" w:rsidRDefault="00845A1D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45" w:name="_Toc491253010"/>
      <w:bookmarkStart w:id="46" w:name="_Toc493785347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漏洞扫描</w:t>
      </w:r>
      <w:bookmarkEnd w:id="45"/>
      <w:bookmarkEnd w:id="46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   </w:t>
      </w:r>
    </w:p>
    <w:p w14:paraId="464663DA" w14:textId="5FD384B9" w:rsidR="00392C33" w:rsidRPr="00392C33" w:rsidRDefault="005944A5" w:rsidP="00392C33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用户点击导航栏【漏洞</w:t>
      </w:r>
      <w:r w:rsidRPr="00FE43F6">
        <w:rPr>
          <w:rFonts w:ascii="微软雅黑" w:eastAsia="微软雅黑" w:hAnsi="微软雅黑" w:cs="微软雅黑" w:hint="eastAsia"/>
          <w:position w:val="-50"/>
          <w:sz w:val="28"/>
        </w:rPr>
        <w:t>】</w:t>
      </w:r>
      <w:r>
        <w:rPr>
          <w:rFonts w:ascii="微软雅黑" w:eastAsia="微软雅黑" w:hAnsi="微软雅黑" w:cs="微软雅黑" w:hint="eastAsia"/>
          <w:position w:val="-50"/>
          <w:sz w:val="28"/>
        </w:rPr>
        <w:t>可以查看大数据平台</w:t>
      </w:r>
      <w:r w:rsidRPr="00392C33">
        <w:rPr>
          <w:rFonts w:ascii="微软雅黑" w:eastAsia="微软雅黑" w:hAnsi="微软雅黑" w:cs="微软雅黑" w:hint="eastAsia"/>
          <w:position w:val="-50"/>
          <w:sz w:val="28"/>
        </w:rPr>
        <w:t>配置信息以及漏洞详细信息</w:t>
      </w:r>
      <w:r w:rsidR="00392C33" w:rsidRPr="00392C33">
        <w:rPr>
          <w:rFonts w:ascii="微软雅黑" w:eastAsia="微软雅黑" w:hAnsi="微软雅黑" w:cs="微软雅黑" w:hint="eastAsia"/>
          <w:position w:val="-50"/>
          <w:sz w:val="28"/>
        </w:rPr>
        <w:t>，</w:t>
      </w:r>
      <w:r>
        <w:rPr>
          <w:rFonts w:ascii="微软雅黑" w:eastAsia="微软雅黑" w:hAnsi="微软雅黑" w:cs="微软雅黑" w:hint="eastAsia"/>
          <w:position w:val="-50"/>
          <w:sz w:val="28"/>
        </w:rPr>
        <w:t>点击概览页面的安全指数可以对大数据平台进行安全扫描。</w:t>
      </w:r>
    </w:p>
    <w:p w14:paraId="15CF218A" w14:textId="77777777" w:rsidR="00392C33" w:rsidRPr="00392C33" w:rsidRDefault="00392C33" w:rsidP="00392C33"/>
    <w:p w14:paraId="52C254E2" w14:textId="77777777" w:rsidR="007D5F67" w:rsidRDefault="00845A1D" w:rsidP="007D5F67">
      <w:pPr>
        <w:keepNext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 xml:space="preserve">                                                                               </w: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64E94E21" wp14:editId="656737DB">
            <wp:extent cx="5270500" cy="30861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868" w14:textId="062E2537" w:rsidR="00A00616" w:rsidRPr="00A00616" w:rsidRDefault="00A00616" w:rsidP="00A00616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33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漏洞扫描</w:t>
      </w:r>
    </w:p>
    <w:p w14:paraId="7CFADB19" w14:textId="77777777" w:rsidR="00DD5B2C" w:rsidRDefault="00DD5B2C" w:rsidP="00DD5B2C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30"/>
          <w:szCs w:val="30"/>
        </w:rPr>
      </w:pPr>
      <w:bookmarkStart w:id="47" w:name="_Toc491253009"/>
      <w:bookmarkStart w:id="48" w:name="_Toc493785348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安全审计</w:t>
      </w:r>
      <w:bookmarkEnd w:id="47"/>
      <w:bookmarkEnd w:id="48"/>
    </w:p>
    <w:p w14:paraId="246BAC71" w14:textId="7DDA0B6F" w:rsidR="00DD5B2C" w:rsidRDefault="00EC0F6E" w:rsidP="00DD5B2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position w:val="-50"/>
          <w:sz w:val="28"/>
        </w:rPr>
        <w:t>登出安全管理员账户，用审计员账户登录</w:t>
      </w:r>
      <w:r w:rsidR="00DD5B2C">
        <w:rPr>
          <w:rFonts w:ascii="微软雅黑" w:eastAsia="微软雅黑" w:hAnsi="微软雅黑" w:cs="微软雅黑" w:hint="eastAsia"/>
          <w:position w:val="-50"/>
          <w:sz w:val="28"/>
        </w:rPr>
        <w:t>，</w:t>
      </w:r>
      <w:r>
        <w:rPr>
          <w:rFonts w:ascii="微软雅黑" w:eastAsia="微软雅黑" w:hAnsi="微软雅黑" w:cs="微软雅黑" w:hint="eastAsia"/>
          <w:position w:val="-50"/>
          <w:sz w:val="28"/>
        </w:rPr>
        <w:t>安全审计</w:t>
      </w:r>
      <w:r w:rsidR="00DD5B2C">
        <w:rPr>
          <w:rFonts w:ascii="微软雅黑" w:eastAsia="微软雅黑" w:hAnsi="微软雅黑" w:cs="微软雅黑" w:hint="eastAsia"/>
          <w:position w:val="-50"/>
          <w:sz w:val="28"/>
        </w:rPr>
        <w:t>支持对大数据平台中HDFS</w:t>
      </w:r>
      <w:r w:rsidR="00C87E2B">
        <w:rPr>
          <w:rFonts w:ascii="微软雅黑" w:eastAsia="微软雅黑" w:hAnsi="微软雅黑" w:cs="微软雅黑" w:hint="eastAsia"/>
          <w:position w:val="-50"/>
          <w:sz w:val="28"/>
        </w:rPr>
        <w:t>、HBASE、GATEWAY</w:t>
      </w:r>
      <w:r w:rsidR="00134C90">
        <w:rPr>
          <w:rFonts w:ascii="微软雅黑" w:eastAsia="微软雅黑" w:hAnsi="微软雅黑" w:cs="微软雅黑" w:hint="eastAsia"/>
          <w:position w:val="-50"/>
          <w:sz w:val="28"/>
        </w:rPr>
        <w:t>组件，对</w:t>
      </w:r>
      <w:r w:rsidR="00DD5B2C">
        <w:rPr>
          <w:rFonts w:ascii="微软雅黑" w:eastAsia="微软雅黑" w:hAnsi="微软雅黑" w:cs="微软雅黑" w:hint="eastAsia"/>
          <w:position w:val="-50"/>
          <w:sz w:val="28"/>
        </w:rPr>
        <w:t>被用户访问时所产生的日志数据进行统计、分析、查询及分析挖掘。</w:t>
      </w:r>
    </w:p>
    <w:p w14:paraId="30F58C66" w14:textId="73A5EBF2" w:rsidR="00C87E2B" w:rsidRDefault="00C87E2B" w:rsidP="00C87E2B">
      <w:pPr>
        <w:pStyle w:val="3"/>
        <w:numPr>
          <w:ilvl w:val="0"/>
          <w:numId w:val="28"/>
        </w:numPr>
      </w:pPr>
      <w:bookmarkStart w:id="49" w:name="_Toc493785349"/>
      <w:r>
        <w:rPr>
          <w:rFonts w:hint="eastAsia"/>
        </w:rPr>
        <w:t>HDFS日志审计</w:t>
      </w:r>
      <w:bookmarkEnd w:id="49"/>
    </w:p>
    <w:p w14:paraId="51C3421E" w14:textId="14466386" w:rsidR="00DD5B2C" w:rsidRDefault="00DD5B2C" w:rsidP="00DD5B2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HDFS日志审计：</w:t>
      </w:r>
      <w:r>
        <w:rPr>
          <w:rFonts w:ascii="微软雅黑" w:eastAsia="微软雅黑" w:hAnsi="微软雅黑" w:cs="微软雅黑" w:hint="eastAsia"/>
          <w:position w:val="-50"/>
          <w:sz w:val="28"/>
        </w:rPr>
        <w:t>可详细展示访问</w:t>
      </w:r>
      <w:proofErr w:type="spellStart"/>
      <w:r>
        <w:rPr>
          <w:rFonts w:ascii="微软雅黑" w:eastAsia="微软雅黑" w:hAnsi="微软雅黑" w:cs="微软雅黑" w:hint="eastAsia"/>
          <w:position w:val="-50"/>
          <w:sz w:val="28"/>
        </w:rPr>
        <w:t>Hadoop</w:t>
      </w:r>
      <w:proofErr w:type="spellEnd"/>
      <w:r>
        <w:rPr>
          <w:rFonts w:ascii="微软雅黑" w:eastAsia="微软雅黑" w:hAnsi="微软雅黑" w:cs="微软雅黑" w:hint="eastAsia"/>
          <w:position w:val="-50"/>
          <w:sz w:val="28"/>
        </w:rPr>
        <w:t>的用户名、IP、资源、访问次数、访问的客体列表（包括被访问资源名、访问的操作行为、</w:t>
      </w:r>
      <w:r>
        <w:rPr>
          <w:rFonts w:ascii="微软雅黑" w:eastAsia="微软雅黑" w:hAnsi="微软雅黑" w:cs="微软雅黑" w:hint="eastAsia"/>
          <w:position w:val="-50"/>
          <w:sz w:val="28"/>
        </w:rPr>
        <w:lastRenderedPageBreak/>
        <w:t>访问的最终结果、操作时间）</w:t>
      </w:r>
      <w:r w:rsidR="005C6E2B">
        <w:rPr>
          <w:rFonts w:ascii="微软雅黑" w:eastAsia="微软雅黑" w:hAnsi="微软雅黑" w:cs="微软雅黑" w:hint="eastAsia"/>
          <w:position w:val="-50"/>
          <w:sz w:val="28"/>
        </w:rPr>
        <w:t>，可以针对用户名、日期、授权结果进行条件查询。</w:t>
      </w:r>
    </w:p>
    <w:p w14:paraId="338C80CC" w14:textId="77777777" w:rsidR="007D5F67" w:rsidRDefault="004E163F" w:rsidP="007D5F67">
      <w:pPr>
        <w:keepNext/>
        <w:spacing w:line="360" w:lineRule="auto"/>
      </w:pPr>
      <w:r w:rsidRPr="004E163F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158CC3E2" wp14:editId="6CE10133">
            <wp:extent cx="5270500" cy="255206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54CB" w14:textId="48256F47" w:rsidR="00484611" w:rsidRPr="00484611" w:rsidRDefault="00484611" w:rsidP="00484611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34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HDFS日志</w:t>
      </w:r>
    </w:p>
    <w:p w14:paraId="078512AC" w14:textId="05623CEA" w:rsidR="00855354" w:rsidRPr="00855354" w:rsidRDefault="00855354" w:rsidP="00855354">
      <w:pPr>
        <w:pStyle w:val="3"/>
        <w:numPr>
          <w:ilvl w:val="0"/>
          <w:numId w:val="28"/>
        </w:numPr>
      </w:pPr>
      <w:bookmarkStart w:id="50" w:name="_Toc493785350"/>
      <w:r>
        <w:rPr>
          <w:rFonts w:hint="eastAsia"/>
        </w:rPr>
        <w:t>Admin日志审计</w:t>
      </w:r>
      <w:bookmarkEnd w:id="50"/>
    </w:p>
    <w:p w14:paraId="1BF0A9F0" w14:textId="77777777" w:rsidR="00DD5B2C" w:rsidRDefault="00DD5B2C" w:rsidP="00DD5B2C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Admin操作日志：</w:t>
      </w:r>
      <w:r>
        <w:rPr>
          <w:rFonts w:ascii="微软雅黑" w:eastAsia="微软雅黑" w:hAnsi="微软雅黑" w:cs="微软雅黑" w:hint="eastAsia"/>
          <w:position w:val="-50"/>
          <w:sz w:val="28"/>
        </w:rPr>
        <w:t>可以详细展示用户行为，包括用户名、操作、时间、信息。</w:t>
      </w:r>
    </w:p>
    <w:p w14:paraId="5319EED6" w14:textId="77777777" w:rsidR="007D5F67" w:rsidRDefault="00DD5B2C" w:rsidP="007D5F67">
      <w:pPr>
        <w:keepNext/>
        <w:spacing w:line="360" w:lineRule="auto"/>
      </w:pPr>
      <w:r>
        <w:rPr>
          <w:rFonts w:ascii="微软雅黑" w:eastAsia="微软雅黑" w:hAnsi="微软雅黑" w:cs="微软雅黑" w:hint="eastAsia"/>
          <w:noProof/>
          <w:position w:val="-50"/>
          <w:sz w:val="28"/>
        </w:rPr>
        <w:lastRenderedPageBreak/>
        <w:drawing>
          <wp:inline distT="0" distB="0" distL="0" distR="0" wp14:anchorId="0057FC8B" wp14:editId="4A8005BC">
            <wp:extent cx="5270500" cy="1908810"/>
            <wp:effectExtent l="0" t="0" r="635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801F" w14:textId="724C9AC0" w:rsidR="002814CA" w:rsidRPr="002814CA" w:rsidRDefault="002814CA" w:rsidP="002814CA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35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Admin日志</w:t>
      </w:r>
    </w:p>
    <w:p w14:paraId="3E06BEF5" w14:textId="7E0EEB54" w:rsidR="001C7A78" w:rsidRDefault="001C7A78" w:rsidP="001C7A78">
      <w:pPr>
        <w:pStyle w:val="3"/>
        <w:numPr>
          <w:ilvl w:val="0"/>
          <w:numId w:val="28"/>
        </w:numPr>
      </w:pPr>
      <w:bookmarkStart w:id="51" w:name="_Toc493785351"/>
      <w:r>
        <w:rPr>
          <w:rFonts w:hint="eastAsia"/>
        </w:rPr>
        <w:t>HBASE日志审计</w:t>
      </w:r>
      <w:bookmarkEnd w:id="51"/>
    </w:p>
    <w:p w14:paraId="5B35AFE6" w14:textId="303F03D5" w:rsidR="00A03A92" w:rsidRDefault="00A03A92" w:rsidP="00A03A92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HBASE</w:t>
      </w:r>
      <w:r w:rsidRPr="00A03A92"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日志审计：</w:t>
      </w:r>
      <w:r w:rsidRPr="00A03A92">
        <w:rPr>
          <w:rFonts w:ascii="微软雅黑" w:eastAsia="微软雅黑" w:hAnsi="微软雅黑" w:cs="微软雅黑" w:hint="eastAsia"/>
          <w:position w:val="-50"/>
          <w:sz w:val="28"/>
        </w:rPr>
        <w:t>详细展示访问的用户名、IP、</w:t>
      </w:r>
      <w:r w:rsidR="004629E4">
        <w:rPr>
          <w:rFonts w:ascii="微软雅黑" w:eastAsia="微软雅黑" w:hAnsi="微软雅黑" w:cs="微软雅黑" w:hint="eastAsia"/>
          <w:position w:val="-50"/>
          <w:sz w:val="28"/>
        </w:rPr>
        <w:t>插件IP、</w:t>
      </w:r>
      <w:r w:rsidR="0088555A">
        <w:rPr>
          <w:rFonts w:ascii="微软雅黑" w:eastAsia="微软雅黑" w:hAnsi="微软雅黑" w:cs="微软雅黑" w:hint="eastAsia"/>
          <w:position w:val="-50"/>
          <w:sz w:val="28"/>
        </w:rPr>
        <w:t>操作、资源、访问类型、时间、授权结果</w:t>
      </w:r>
      <w:r w:rsidRPr="00A03A92">
        <w:rPr>
          <w:rFonts w:ascii="微软雅黑" w:eastAsia="微软雅黑" w:hAnsi="微软雅黑" w:cs="微软雅黑" w:hint="eastAsia"/>
          <w:position w:val="-50"/>
          <w:sz w:val="28"/>
        </w:rPr>
        <w:t>，可以针对用户名、日期、授权结果进行条件查询。</w:t>
      </w:r>
    </w:p>
    <w:p w14:paraId="5B253C14" w14:textId="1CCC5816" w:rsidR="000A0405" w:rsidRDefault="000A0405" w:rsidP="00A03A92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0A0405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665C01BB" wp14:editId="2913A0F6">
            <wp:extent cx="5270500" cy="249301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6906" w14:textId="459CA9B0" w:rsidR="001C7A78" w:rsidRPr="00991091" w:rsidRDefault="00390B15" w:rsidP="00991091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36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HBASE日志</w:t>
      </w:r>
    </w:p>
    <w:p w14:paraId="4453EE58" w14:textId="0EFF276C" w:rsidR="001C7A78" w:rsidRDefault="001C7A78" w:rsidP="001C7A78">
      <w:pPr>
        <w:pStyle w:val="3"/>
        <w:numPr>
          <w:ilvl w:val="0"/>
          <w:numId w:val="28"/>
        </w:numPr>
      </w:pPr>
      <w:bookmarkStart w:id="52" w:name="_Toc493785352"/>
      <w:r>
        <w:rPr>
          <w:rFonts w:hint="eastAsia"/>
        </w:rPr>
        <w:lastRenderedPageBreak/>
        <w:t>GATEway日志审计</w:t>
      </w:r>
      <w:bookmarkEnd w:id="52"/>
    </w:p>
    <w:p w14:paraId="26B4DFF6" w14:textId="29F7E6CB" w:rsidR="000A0405" w:rsidRDefault="00F724D3" w:rsidP="000A0405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GATEWAY</w:t>
      </w:r>
      <w:r w:rsidR="00A03A92" w:rsidRPr="00A03A92">
        <w:rPr>
          <w:rFonts w:ascii="微软雅黑" w:eastAsia="微软雅黑" w:hAnsi="微软雅黑" w:cs="微软雅黑" w:hint="eastAsia"/>
          <w:b/>
          <w:bCs/>
          <w:position w:val="-50"/>
          <w:sz w:val="28"/>
        </w:rPr>
        <w:t>日志审计：</w:t>
      </w:r>
      <w:r w:rsidR="000A0405" w:rsidRPr="00A03A92">
        <w:rPr>
          <w:rFonts w:ascii="微软雅黑" w:eastAsia="微软雅黑" w:hAnsi="微软雅黑" w:cs="微软雅黑" w:hint="eastAsia"/>
          <w:position w:val="-50"/>
          <w:sz w:val="28"/>
        </w:rPr>
        <w:t>详细展示访问的用户名、IP、</w:t>
      </w:r>
      <w:r w:rsidR="000A0405">
        <w:rPr>
          <w:rFonts w:ascii="微软雅黑" w:eastAsia="微软雅黑" w:hAnsi="微软雅黑" w:cs="微软雅黑" w:hint="eastAsia"/>
          <w:position w:val="-50"/>
          <w:sz w:val="28"/>
        </w:rPr>
        <w:t>插件IP、操作、资源、访问类型、时间、授权结果</w:t>
      </w:r>
      <w:r w:rsidR="000A0405" w:rsidRPr="00A03A92">
        <w:rPr>
          <w:rFonts w:ascii="微软雅黑" w:eastAsia="微软雅黑" w:hAnsi="微软雅黑" w:cs="微软雅黑" w:hint="eastAsia"/>
          <w:position w:val="-50"/>
          <w:sz w:val="28"/>
        </w:rPr>
        <w:t>，可以针对用户名、日期、授权结果进行条件查询。</w:t>
      </w:r>
    </w:p>
    <w:p w14:paraId="538C7D7E" w14:textId="1153DDCE" w:rsidR="00782502" w:rsidRDefault="00782502" w:rsidP="000A0405">
      <w:pPr>
        <w:spacing w:line="360" w:lineRule="auto"/>
        <w:rPr>
          <w:rFonts w:ascii="微软雅黑" w:eastAsia="微软雅黑" w:hAnsi="微软雅黑" w:cs="微软雅黑"/>
          <w:position w:val="-50"/>
          <w:sz w:val="28"/>
        </w:rPr>
      </w:pPr>
      <w:r w:rsidRPr="00782502">
        <w:rPr>
          <w:rFonts w:ascii="微软雅黑" w:eastAsia="微软雅黑" w:hAnsi="微软雅黑" w:cs="微软雅黑"/>
          <w:noProof/>
          <w:position w:val="-50"/>
          <w:sz w:val="28"/>
        </w:rPr>
        <w:drawing>
          <wp:inline distT="0" distB="0" distL="0" distR="0" wp14:anchorId="5970F35D" wp14:editId="6F629875">
            <wp:extent cx="5270500" cy="2631440"/>
            <wp:effectExtent l="0" t="0" r="1270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72AF" w14:textId="72C79961" w:rsidR="00D164B8" w:rsidRPr="00D164B8" w:rsidRDefault="00D164B8" w:rsidP="00D164B8">
      <w:pPr>
        <w:pStyle w:val="a3"/>
        <w:jc w:val="center"/>
        <w:rPr>
          <w:color w:val="000000" w:themeColor="text1"/>
        </w:rPr>
      </w:pPr>
      <w:r w:rsidRPr="00844FCC">
        <w:rPr>
          <w:color w:val="000000" w:themeColor="text1"/>
        </w:rPr>
        <w:t xml:space="preserve">图 </w:t>
      </w:r>
      <w:r w:rsidRPr="00844FCC">
        <w:rPr>
          <w:color w:val="000000" w:themeColor="text1"/>
        </w:rPr>
        <w:fldChar w:fldCharType="begin"/>
      </w:r>
      <w:r w:rsidRPr="00844FCC">
        <w:rPr>
          <w:color w:val="000000" w:themeColor="text1"/>
        </w:rPr>
        <w:instrText xml:space="preserve"> SEQ 图 \* ARABIC </w:instrText>
      </w:r>
      <w:r w:rsidRPr="00844FCC">
        <w:rPr>
          <w:color w:val="000000" w:themeColor="text1"/>
        </w:rPr>
        <w:fldChar w:fldCharType="separate"/>
      </w:r>
      <w:r w:rsidR="00C008B7">
        <w:rPr>
          <w:noProof/>
          <w:color w:val="000000" w:themeColor="text1"/>
        </w:rPr>
        <w:t>37</w:t>
      </w:r>
      <w:r w:rsidRPr="00844FCC"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 xml:space="preserve"> GATEWAY日志</w:t>
      </w:r>
    </w:p>
    <w:p w14:paraId="6626DBC5" w14:textId="5A6318A2" w:rsidR="007F5144" w:rsidRPr="007F5144" w:rsidRDefault="007F5144" w:rsidP="000A0405">
      <w:pPr>
        <w:spacing w:line="360" w:lineRule="auto"/>
      </w:pPr>
    </w:p>
    <w:sectPr w:rsidR="007F5144" w:rsidRPr="007F5144">
      <w:headerReference w:type="default" r:id="rId48"/>
      <w:footerReference w:type="default" r:id="rId49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" w:author="Admin" w:date="2017-08-28T13:44:00Z" w:initials="A">
    <w:p w14:paraId="5442B6FE" w14:textId="77777777" w:rsidR="009A0F25" w:rsidRDefault="009A0F25">
      <w:pPr>
        <w:pStyle w:val="ac"/>
      </w:pPr>
      <w:r>
        <w:rPr>
          <w:rStyle w:val="ab"/>
        </w:rPr>
        <w:annotationRef/>
      </w:r>
      <w:r>
        <w:t>评分的详细标准是？都有哪些参数？分数能反映出来什么问题？</w:t>
      </w:r>
    </w:p>
  </w:comment>
  <w:comment w:id="22" w:author="Admin" w:date="2017-08-28T13:45:00Z" w:initials="A">
    <w:p w14:paraId="1E730258" w14:textId="77777777" w:rsidR="009A0F25" w:rsidRDefault="009A0F25">
      <w:pPr>
        <w:pStyle w:val="ac"/>
      </w:pPr>
      <w:r>
        <w:rPr>
          <w:rStyle w:val="ab"/>
        </w:rPr>
        <w:annotationRef/>
      </w:r>
      <w:r>
        <w:t>这是什么意思？</w:t>
      </w:r>
    </w:p>
  </w:comment>
  <w:comment w:id="31" w:author="Admin" w:date="2017-09-21T23:16:00Z" w:initials="A">
    <w:p w14:paraId="442BCF87" w14:textId="2757EA52" w:rsidR="00B20F8C" w:rsidRDefault="00B20F8C">
      <w:pPr>
        <w:pStyle w:val="ac"/>
      </w:pPr>
      <w:r>
        <w:rPr>
          <w:rStyle w:val="ab"/>
        </w:rPr>
        <w:annotationRef/>
      </w:r>
      <w:r>
        <w:t>哪两种？</w:t>
      </w:r>
    </w:p>
  </w:comment>
  <w:comment w:id="34" w:author="Admin" w:date="2017-09-21T23:20:00Z" w:initials="A">
    <w:p w14:paraId="72C519F0" w14:textId="69B5B600" w:rsidR="00B20F8C" w:rsidRDefault="00B20F8C">
      <w:pPr>
        <w:pStyle w:val="ac"/>
      </w:pPr>
      <w:r>
        <w:rPr>
          <w:rStyle w:val="ab"/>
        </w:rPr>
        <w:annotationRef/>
      </w:r>
      <w:r>
        <w:t>截图中”</w:t>
      </w:r>
      <w:proofErr w:type="spellStart"/>
      <w:r>
        <w:rPr>
          <w:rFonts w:hint="eastAsia"/>
        </w:rPr>
        <w:t>gourp</w:t>
      </w:r>
      <w:proofErr w:type="spellEnd"/>
      <w:r>
        <w:t>”</w:t>
      </w:r>
      <w:r>
        <w:rPr>
          <w:rFonts w:hint="eastAsia"/>
        </w:rPr>
        <w:t>拼写错误</w:t>
      </w:r>
    </w:p>
  </w:comment>
  <w:comment w:id="44" w:author="Admin" w:date="2017-08-28T13:51:00Z" w:initials="A">
    <w:p w14:paraId="7F77E397" w14:textId="77777777" w:rsidR="00611B5F" w:rsidRPr="005462D7" w:rsidRDefault="00611B5F" w:rsidP="00611B5F">
      <w:pPr>
        <w:pStyle w:val="ac"/>
        <w:rPr>
          <w:rFonts w:eastAsia="宋体"/>
        </w:rPr>
      </w:pPr>
      <w:r>
        <w:rPr>
          <w:rStyle w:val="ab"/>
        </w:rPr>
        <w:annotationRef/>
      </w:r>
      <w:r>
        <w:rPr>
          <w:rFonts w:eastAsia="宋体" w:hint="eastAsia"/>
        </w:rPr>
        <w:t>在正文中“</w:t>
      </w:r>
      <w:r>
        <w:rPr>
          <w:rFonts w:eastAsia="宋体" w:hint="eastAsia"/>
        </w:rPr>
        <w:t>HDFS</w:t>
      </w:r>
      <w:r>
        <w:rPr>
          <w:rFonts w:eastAsia="宋体" w:hint="eastAsia"/>
        </w:rPr>
        <w:t>”，“</w:t>
      </w:r>
      <w:proofErr w:type="spellStart"/>
      <w:r>
        <w:rPr>
          <w:rFonts w:eastAsia="宋体" w:hint="eastAsia"/>
        </w:rPr>
        <w:t>Hdfs</w:t>
      </w:r>
      <w:proofErr w:type="spellEnd"/>
      <w:r>
        <w:rPr>
          <w:rFonts w:eastAsia="宋体"/>
        </w:rPr>
        <w:t>”</w:t>
      </w:r>
      <w:r>
        <w:rPr>
          <w:rFonts w:eastAsia="宋体" w:hint="eastAsia"/>
        </w:rPr>
        <w:t>依然存在不一致的现象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42B6FE" w15:done="0"/>
  <w15:commentEx w15:paraId="1E730258" w15:done="0"/>
  <w15:commentEx w15:paraId="7F77E39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8D702" w14:textId="77777777" w:rsidR="00C95CA4" w:rsidRDefault="00C95CA4">
      <w:pPr>
        <w:spacing w:before="0" w:after="0" w:line="240" w:lineRule="auto"/>
      </w:pPr>
      <w:r>
        <w:separator/>
      </w:r>
    </w:p>
  </w:endnote>
  <w:endnote w:type="continuationSeparator" w:id="0">
    <w:p w14:paraId="2AD16163" w14:textId="77777777" w:rsidR="00C95CA4" w:rsidRDefault="00C95C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2378AD" w14:textId="77777777" w:rsidR="009A0F25" w:rsidRDefault="009A0F25">
    <w:pPr>
      <w:pStyle w:val="a5"/>
    </w:pPr>
    <w:r>
      <w:rPr>
        <w:noProof/>
      </w:rPr>
      <w:drawing>
        <wp:inline distT="0" distB="0" distL="0" distR="0" wp14:anchorId="375D58AA" wp14:editId="131F46E1">
          <wp:extent cx="5269865" cy="149225"/>
          <wp:effectExtent l="0" t="0" r="0" b="317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63304" cy="243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B64975" w14:textId="77777777" w:rsidR="00C95CA4" w:rsidRDefault="00C95CA4">
      <w:pPr>
        <w:spacing w:before="0" w:after="0" w:line="240" w:lineRule="auto"/>
      </w:pPr>
      <w:r>
        <w:separator/>
      </w:r>
    </w:p>
  </w:footnote>
  <w:footnote w:type="continuationSeparator" w:id="0">
    <w:p w14:paraId="6512C85F" w14:textId="77777777" w:rsidR="00C95CA4" w:rsidRDefault="00C95CA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45750B" w14:textId="77777777" w:rsidR="009A0F25" w:rsidRDefault="009A0F25">
    <w:pPr>
      <w:pStyle w:val="a6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0" wp14:anchorId="63B8EB09" wp14:editId="481D945C">
          <wp:simplePos x="0" y="0"/>
          <wp:positionH relativeFrom="column">
            <wp:posOffset>2796540</wp:posOffset>
          </wp:positionH>
          <wp:positionV relativeFrom="paragraph">
            <wp:posOffset>4214495</wp:posOffset>
          </wp:positionV>
          <wp:extent cx="3617595" cy="5974080"/>
          <wp:effectExtent l="0" t="0" r="0" b="0"/>
          <wp:wrapNone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/>
                  </pic:cNvPicPr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17348" cy="5974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31D160F8" wp14:editId="4881D1E0">
          <wp:extent cx="886460" cy="424815"/>
          <wp:effectExtent l="0" t="0" r="2540" b="698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1265" cy="5471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EE44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E992061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9F68F3F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5F747E1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8E6414F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DC6A487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701A0DD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2B5CAF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4E1610D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51B4F4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AF725EE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0B85131D"/>
    <w:multiLevelType w:val="hybridMultilevel"/>
    <w:tmpl w:val="B1F81A1E"/>
    <w:lvl w:ilvl="0" w:tplc="BE7C2E1E">
      <w:start w:val="1"/>
      <w:numFmt w:val="decimal"/>
      <w:lvlText w:val="4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2206C1C8">
      <w:start w:val="1"/>
      <w:numFmt w:val="decimal"/>
      <w:lvlText w:val="1.%4."/>
      <w:lvlJc w:val="left"/>
      <w:pPr>
        <w:ind w:left="480" w:hanging="48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15E65B7"/>
    <w:multiLevelType w:val="hybridMultilevel"/>
    <w:tmpl w:val="E4565CF0"/>
    <w:lvl w:ilvl="0" w:tplc="B282D34E">
      <w:start w:val="1"/>
      <w:numFmt w:val="decimal"/>
      <w:lvlText w:val="2.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11633E06"/>
    <w:multiLevelType w:val="hybridMultilevel"/>
    <w:tmpl w:val="482896E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1F35780B"/>
    <w:multiLevelType w:val="hybridMultilevel"/>
    <w:tmpl w:val="11880210"/>
    <w:lvl w:ilvl="0" w:tplc="2206C1C8">
      <w:start w:val="1"/>
      <w:numFmt w:val="decimal"/>
      <w:lvlText w:val="1.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9717FE1"/>
    <w:multiLevelType w:val="hybridMultilevel"/>
    <w:tmpl w:val="530ECD44"/>
    <w:lvl w:ilvl="0" w:tplc="2206C1C8">
      <w:start w:val="1"/>
      <w:numFmt w:val="decimal"/>
      <w:lvlText w:val="1.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398C6101"/>
    <w:multiLevelType w:val="hybridMultilevel"/>
    <w:tmpl w:val="5AE687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F596A1D"/>
    <w:multiLevelType w:val="hybridMultilevel"/>
    <w:tmpl w:val="73806B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3234DB7"/>
    <w:multiLevelType w:val="hybridMultilevel"/>
    <w:tmpl w:val="7A1623CE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9">
    <w:nsid w:val="467E1605"/>
    <w:multiLevelType w:val="hybridMultilevel"/>
    <w:tmpl w:val="EC16CD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0547D39"/>
    <w:multiLevelType w:val="hybridMultilevel"/>
    <w:tmpl w:val="926CC26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57510C06"/>
    <w:multiLevelType w:val="hybridMultilevel"/>
    <w:tmpl w:val="E3F4B4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99FD781"/>
    <w:multiLevelType w:val="singleLevel"/>
    <w:tmpl w:val="599FD781"/>
    <w:lvl w:ilvl="0">
      <w:start w:val="2"/>
      <w:numFmt w:val="decimal"/>
      <w:suff w:val="nothing"/>
      <w:lvlText w:val="%1."/>
      <w:lvlJc w:val="left"/>
    </w:lvl>
  </w:abstractNum>
  <w:abstractNum w:abstractNumId="23">
    <w:nsid w:val="5FDE07AC"/>
    <w:multiLevelType w:val="hybridMultilevel"/>
    <w:tmpl w:val="F580BFF0"/>
    <w:lvl w:ilvl="0" w:tplc="BE7C2E1E">
      <w:start w:val="1"/>
      <w:numFmt w:val="decimal"/>
      <w:lvlText w:val="4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4264CE3"/>
    <w:multiLevelType w:val="hybridMultilevel"/>
    <w:tmpl w:val="ECE263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4DA5893"/>
    <w:multiLevelType w:val="hybridMultilevel"/>
    <w:tmpl w:val="A684C4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66C73042"/>
    <w:multiLevelType w:val="hybridMultilevel"/>
    <w:tmpl w:val="43184326"/>
    <w:lvl w:ilvl="0" w:tplc="2206C1C8">
      <w:start w:val="1"/>
      <w:numFmt w:val="decimal"/>
      <w:lvlText w:val="1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8235E2C"/>
    <w:multiLevelType w:val="hybridMultilevel"/>
    <w:tmpl w:val="11FA0CD8"/>
    <w:lvl w:ilvl="0" w:tplc="0409000B">
      <w:start w:val="1"/>
      <w:numFmt w:val="bullet"/>
      <w:lvlText w:val=""/>
      <w:lvlJc w:val="left"/>
      <w:pPr>
        <w:ind w:left="11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80"/>
      </w:pPr>
      <w:rPr>
        <w:rFonts w:ascii="Wingdings" w:hAnsi="Wingdings" w:hint="default"/>
      </w:rPr>
    </w:lvl>
  </w:abstractNum>
  <w:abstractNum w:abstractNumId="28">
    <w:nsid w:val="69E67238"/>
    <w:multiLevelType w:val="multilevel"/>
    <w:tmpl w:val="69E67238"/>
    <w:lvl w:ilvl="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682FE8"/>
    <w:multiLevelType w:val="hybridMultilevel"/>
    <w:tmpl w:val="2FF06EA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733C1421"/>
    <w:multiLevelType w:val="hybridMultilevel"/>
    <w:tmpl w:val="DEBC90BE"/>
    <w:lvl w:ilvl="0" w:tplc="2206C1C8">
      <w:start w:val="1"/>
      <w:numFmt w:val="decimal"/>
      <w:lvlText w:val="1.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77070990"/>
    <w:multiLevelType w:val="hybridMultilevel"/>
    <w:tmpl w:val="03E8525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>
    <w:nsid w:val="7C9F3125"/>
    <w:multiLevelType w:val="hybridMultilevel"/>
    <w:tmpl w:val="1E3663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D947868"/>
    <w:multiLevelType w:val="hybridMultilevel"/>
    <w:tmpl w:val="2182C1E0"/>
    <w:lvl w:ilvl="0" w:tplc="527A995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7DD530CF"/>
    <w:multiLevelType w:val="hybridMultilevel"/>
    <w:tmpl w:val="560697A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5">
    <w:nsid w:val="7ED0577A"/>
    <w:multiLevelType w:val="hybridMultilevel"/>
    <w:tmpl w:val="45F8BD40"/>
    <w:lvl w:ilvl="0" w:tplc="0F3CC79C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8"/>
  </w:num>
  <w:num w:numId="2">
    <w:abstractNumId w:val="22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9"/>
  </w:num>
  <w:num w:numId="14">
    <w:abstractNumId w:val="24"/>
  </w:num>
  <w:num w:numId="15">
    <w:abstractNumId w:val="19"/>
  </w:num>
  <w:num w:numId="16">
    <w:abstractNumId w:val="32"/>
  </w:num>
  <w:num w:numId="17">
    <w:abstractNumId w:val="23"/>
  </w:num>
  <w:num w:numId="18">
    <w:abstractNumId w:val="11"/>
  </w:num>
  <w:num w:numId="19">
    <w:abstractNumId w:val="13"/>
  </w:num>
  <w:num w:numId="20">
    <w:abstractNumId w:val="20"/>
  </w:num>
  <w:num w:numId="21">
    <w:abstractNumId w:val="29"/>
  </w:num>
  <w:num w:numId="22">
    <w:abstractNumId w:val="15"/>
  </w:num>
  <w:num w:numId="23">
    <w:abstractNumId w:val="12"/>
  </w:num>
  <w:num w:numId="24">
    <w:abstractNumId w:val="27"/>
  </w:num>
  <w:num w:numId="25">
    <w:abstractNumId w:val="18"/>
  </w:num>
  <w:num w:numId="26">
    <w:abstractNumId w:val="31"/>
  </w:num>
  <w:num w:numId="27">
    <w:abstractNumId w:val="34"/>
  </w:num>
  <w:num w:numId="28">
    <w:abstractNumId w:val="17"/>
  </w:num>
  <w:num w:numId="29">
    <w:abstractNumId w:val="16"/>
  </w:num>
  <w:num w:numId="30">
    <w:abstractNumId w:val="14"/>
  </w:num>
  <w:num w:numId="31">
    <w:abstractNumId w:val="30"/>
  </w:num>
  <w:num w:numId="32">
    <w:abstractNumId w:val="26"/>
  </w:num>
  <w:num w:numId="33">
    <w:abstractNumId w:val="21"/>
  </w:num>
  <w:num w:numId="34">
    <w:abstractNumId w:val="35"/>
  </w:num>
  <w:num w:numId="35">
    <w:abstractNumId w:val="33"/>
  </w:num>
  <w:num w:numId="36">
    <w:abstractNumId w:val="2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fu">
    <w15:presenceInfo w15:providerId="None" w15:userId="daf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displayBackgroundShape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420"/>
  <w:drawingGridHorizontalSpacing w:val="10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10E"/>
    <w:rsid w:val="000012EA"/>
    <w:rsid w:val="0002066B"/>
    <w:rsid w:val="000317A4"/>
    <w:rsid w:val="00042746"/>
    <w:rsid w:val="00045061"/>
    <w:rsid w:val="0005352C"/>
    <w:rsid w:val="000652B4"/>
    <w:rsid w:val="000802CC"/>
    <w:rsid w:val="00082075"/>
    <w:rsid w:val="00082855"/>
    <w:rsid w:val="00085EDA"/>
    <w:rsid w:val="000954C0"/>
    <w:rsid w:val="00095D08"/>
    <w:rsid w:val="000A0405"/>
    <w:rsid w:val="000A268E"/>
    <w:rsid w:val="000C3477"/>
    <w:rsid w:val="000C3729"/>
    <w:rsid w:val="000D0123"/>
    <w:rsid w:val="000D5252"/>
    <w:rsid w:val="000E4F93"/>
    <w:rsid w:val="000E7B29"/>
    <w:rsid w:val="000F4D35"/>
    <w:rsid w:val="00110C09"/>
    <w:rsid w:val="001119C4"/>
    <w:rsid w:val="0011300D"/>
    <w:rsid w:val="001142AB"/>
    <w:rsid w:val="00114A12"/>
    <w:rsid w:val="00125EF1"/>
    <w:rsid w:val="00130C02"/>
    <w:rsid w:val="00132F66"/>
    <w:rsid w:val="00134C90"/>
    <w:rsid w:val="00135C1E"/>
    <w:rsid w:val="00170C49"/>
    <w:rsid w:val="00170C82"/>
    <w:rsid w:val="00172E76"/>
    <w:rsid w:val="00175035"/>
    <w:rsid w:val="001802C0"/>
    <w:rsid w:val="00180EE2"/>
    <w:rsid w:val="00186568"/>
    <w:rsid w:val="001A3BA7"/>
    <w:rsid w:val="001B1BE5"/>
    <w:rsid w:val="001C33DD"/>
    <w:rsid w:val="001C690D"/>
    <w:rsid w:val="001C7A78"/>
    <w:rsid w:val="001D021D"/>
    <w:rsid w:val="001D7ECF"/>
    <w:rsid w:val="001F1F94"/>
    <w:rsid w:val="00204EB0"/>
    <w:rsid w:val="00214775"/>
    <w:rsid w:val="00215D6B"/>
    <w:rsid w:val="002214BE"/>
    <w:rsid w:val="00221A3D"/>
    <w:rsid w:val="0022380D"/>
    <w:rsid w:val="0022412F"/>
    <w:rsid w:val="0026310B"/>
    <w:rsid w:val="002814CA"/>
    <w:rsid w:val="0028506A"/>
    <w:rsid w:val="002A552B"/>
    <w:rsid w:val="002A6DB0"/>
    <w:rsid w:val="002B44E0"/>
    <w:rsid w:val="002B7F1D"/>
    <w:rsid w:val="002C4BB5"/>
    <w:rsid w:val="002C4C53"/>
    <w:rsid w:val="002D69C3"/>
    <w:rsid w:val="002E4954"/>
    <w:rsid w:val="002F145C"/>
    <w:rsid w:val="002F19F7"/>
    <w:rsid w:val="002F1ECF"/>
    <w:rsid w:val="002F2EE8"/>
    <w:rsid w:val="00302162"/>
    <w:rsid w:val="00302E02"/>
    <w:rsid w:val="00310249"/>
    <w:rsid w:val="00337FBF"/>
    <w:rsid w:val="00351D66"/>
    <w:rsid w:val="003522AA"/>
    <w:rsid w:val="00352ACE"/>
    <w:rsid w:val="00353517"/>
    <w:rsid w:val="00357FE6"/>
    <w:rsid w:val="00360E98"/>
    <w:rsid w:val="00375CFA"/>
    <w:rsid w:val="00375D2D"/>
    <w:rsid w:val="003829D2"/>
    <w:rsid w:val="00390B15"/>
    <w:rsid w:val="00390DB5"/>
    <w:rsid w:val="00392C33"/>
    <w:rsid w:val="003958E3"/>
    <w:rsid w:val="003A7DAE"/>
    <w:rsid w:val="003B6E4F"/>
    <w:rsid w:val="003B77D7"/>
    <w:rsid w:val="003D0D24"/>
    <w:rsid w:val="003F4991"/>
    <w:rsid w:val="003F507C"/>
    <w:rsid w:val="003F6B2C"/>
    <w:rsid w:val="00402BD3"/>
    <w:rsid w:val="00404D21"/>
    <w:rsid w:val="00424C94"/>
    <w:rsid w:val="00453135"/>
    <w:rsid w:val="004550E0"/>
    <w:rsid w:val="004625E6"/>
    <w:rsid w:val="004629E4"/>
    <w:rsid w:val="0046604E"/>
    <w:rsid w:val="0047126C"/>
    <w:rsid w:val="00471594"/>
    <w:rsid w:val="00483947"/>
    <w:rsid w:val="00484611"/>
    <w:rsid w:val="0049248F"/>
    <w:rsid w:val="004933E5"/>
    <w:rsid w:val="00497F77"/>
    <w:rsid w:val="004A1192"/>
    <w:rsid w:val="004B4368"/>
    <w:rsid w:val="004D31F3"/>
    <w:rsid w:val="004E163F"/>
    <w:rsid w:val="005012B1"/>
    <w:rsid w:val="0050664A"/>
    <w:rsid w:val="005111FF"/>
    <w:rsid w:val="0051760C"/>
    <w:rsid w:val="00521867"/>
    <w:rsid w:val="00523E1E"/>
    <w:rsid w:val="005334DB"/>
    <w:rsid w:val="005338C8"/>
    <w:rsid w:val="0053731E"/>
    <w:rsid w:val="0054584D"/>
    <w:rsid w:val="005462D7"/>
    <w:rsid w:val="005671F5"/>
    <w:rsid w:val="00573A3E"/>
    <w:rsid w:val="0058544E"/>
    <w:rsid w:val="00585A04"/>
    <w:rsid w:val="005944A5"/>
    <w:rsid w:val="00594791"/>
    <w:rsid w:val="00595CE3"/>
    <w:rsid w:val="00595FC4"/>
    <w:rsid w:val="005C6E2B"/>
    <w:rsid w:val="005C6FA7"/>
    <w:rsid w:val="005C7EFF"/>
    <w:rsid w:val="005D2CFE"/>
    <w:rsid w:val="005D450A"/>
    <w:rsid w:val="005F0464"/>
    <w:rsid w:val="005F696F"/>
    <w:rsid w:val="00611B5F"/>
    <w:rsid w:val="0061337F"/>
    <w:rsid w:val="00614E40"/>
    <w:rsid w:val="00635EEA"/>
    <w:rsid w:val="00643A3F"/>
    <w:rsid w:val="00644F84"/>
    <w:rsid w:val="006635B8"/>
    <w:rsid w:val="00667792"/>
    <w:rsid w:val="00682443"/>
    <w:rsid w:val="006840B3"/>
    <w:rsid w:val="006929F8"/>
    <w:rsid w:val="00693233"/>
    <w:rsid w:val="006B7013"/>
    <w:rsid w:val="006B763D"/>
    <w:rsid w:val="006C1359"/>
    <w:rsid w:val="006C138A"/>
    <w:rsid w:val="006D13F2"/>
    <w:rsid w:val="006D4F15"/>
    <w:rsid w:val="006F1ACD"/>
    <w:rsid w:val="00704BC2"/>
    <w:rsid w:val="00710811"/>
    <w:rsid w:val="00740A02"/>
    <w:rsid w:val="00747FC6"/>
    <w:rsid w:val="00754D99"/>
    <w:rsid w:val="007747B4"/>
    <w:rsid w:val="00774EAE"/>
    <w:rsid w:val="00782502"/>
    <w:rsid w:val="00790024"/>
    <w:rsid w:val="007905CC"/>
    <w:rsid w:val="00790648"/>
    <w:rsid w:val="00794395"/>
    <w:rsid w:val="007953DC"/>
    <w:rsid w:val="007A3BC9"/>
    <w:rsid w:val="007D0A4F"/>
    <w:rsid w:val="007D4C45"/>
    <w:rsid w:val="007D5F67"/>
    <w:rsid w:val="007F4056"/>
    <w:rsid w:val="007F50A4"/>
    <w:rsid w:val="007F5144"/>
    <w:rsid w:val="007F5A42"/>
    <w:rsid w:val="007F71A8"/>
    <w:rsid w:val="008176A0"/>
    <w:rsid w:val="0082238C"/>
    <w:rsid w:val="008233D2"/>
    <w:rsid w:val="008327D0"/>
    <w:rsid w:val="00836A62"/>
    <w:rsid w:val="008407ED"/>
    <w:rsid w:val="00844FCC"/>
    <w:rsid w:val="00845A1D"/>
    <w:rsid w:val="00845CA3"/>
    <w:rsid w:val="00847845"/>
    <w:rsid w:val="00855354"/>
    <w:rsid w:val="008565F1"/>
    <w:rsid w:val="00867105"/>
    <w:rsid w:val="0088555A"/>
    <w:rsid w:val="00897AAE"/>
    <w:rsid w:val="008A1106"/>
    <w:rsid w:val="008B06FB"/>
    <w:rsid w:val="008C2A18"/>
    <w:rsid w:val="008C42CE"/>
    <w:rsid w:val="008D3FFB"/>
    <w:rsid w:val="008F0A90"/>
    <w:rsid w:val="008F53C1"/>
    <w:rsid w:val="0092237F"/>
    <w:rsid w:val="00923A13"/>
    <w:rsid w:val="00923E8D"/>
    <w:rsid w:val="0092493C"/>
    <w:rsid w:val="009353C9"/>
    <w:rsid w:val="009419F5"/>
    <w:rsid w:val="00947AF7"/>
    <w:rsid w:val="00965ADA"/>
    <w:rsid w:val="00970225"/>
    <w:rsid w:val="009713F7"/>
    <w:rsid w:val="00991091"/>
    <w:rsid w:val="0099423E"/>
    <w:rsid w:val="0099756C"/>
    <w:rsid w:val="009A0F25"/>
    <w:rsid w:val="009A5F39"/>
    <w:rsid w:val="009A6D5D"/>
    <w:rsid w:val="009B145D"/>
    <w:rsid w:val="009E0660"/>
    <w:rsid w:val="009E1CFE"/>
    <w:rsid w:val="009E7215"/>
    <w:rsid w:val="00A00616"/>
    <w:rsid w:val="00A03A92"/>
    <w:rsid w:val="00A06388"/>
    <w:rsid w:val="00A06B71"/>
    <w:rsid w:val="00A13BEF"/>
    <w:rsid w:val="00A223C9"/>
    <w:rsid w:val="00A32CF5"/>
    <w:rsid w:val="00A46180"/>
    <w:rsid w:val="00A472AF"/>
    <w:rsid w:val="00A64903"/>
    <w:rsid w:val="00A7290D"/>
    <w:rsid w:val="00A73AE2"/>
    <w:rsid w:val="00A852B6"/>
    <w:rsid w:val="00AA250B"/>
    <w:rsid w:val="00AA4F08"/>
    <w:rsid w:val="00AA57CC"/>
    <w:rsid w:val="00AA61B3"/>
    <w:rsid w:val="00AB259A"/>
    <w:rsid w:val="00AB6807"/>
    <w:rsid w:val="00AC7A2F"/>
    <w:rsid w:val="00AD070C"/>
    <w:rsid w:val="00AD71FA"/>
    <w:rsid w:val="00AE4E42"/>
    <w:rsid w:val="00B151F5"/>
    <w:rsid w:val="00B15B4E"/>
    <w:rsid w:val="00B20F8C"/>
    <w:rsid w:val="00B24CFF"/>
    <w:rsid w:val="00B309EE"/>
    <w:rsid w:val="00B36791"/>
    <w:rsid w:val="00B40771"/>
    <w:rsid w:val="00B43D85"/>
    <w:rsid w:val="00B43E78"/>
    <w:rsid w:val="00B533AC"/>
    <w:rsid w:val="00B541DA"/>
    <w:rsid w:val="00B542C3"/>
    <w:rsid w:val="00B620DE"/>
    <w:rsid w:val="00B72C63"/>
    <w:rsid w:val="00B74664"/>
    <w:rsid w:val="00B82524"/>
    <w:rsid w:val="00B82AB8"/>
    <w:rsid w:val="00B90915"/>
    <w:rsid w:val="00B93DEC"/>
    <w:rsid w:val="00B94A21"/>
    <w:rsid w:val="00B94BFF"/>
    <w:rsid w:val="00BC7456"/>
    <w:rsid w:val="00BF2D0B"/>
    <w:rsid w:val="00C008B7"/>
    <w:rsid w:val="00C03185"/>
    <w:rsid w:val="00C058A4"/>
    <w:rsid w:val="00C10821"/>
    <w:rsid w:val="00C237A0"/>
    <w:rsid w:val="00C24BA4"/>
    <w:rsid w:val="00C30306"/>
    <w:rsid w:val="00C328A1"/>
    <w:rsid w:val="00C417E6"/>
    <w:rsid w:val="00C563E1"/>
    <w:rsid w:val="00C6229B"/>
    <w:rsid w:val="00C731A2"/>
    <w:rsid w:val="00C74057"/>
    <w:rsid w:val="00C819C7"/>
    <w:rsid w:val="00C82071"/>
    <w:rsid w:val="00C87E2B"/>
    <w:rsid w:val="00C913B9"/>
    <w:rsid w:val="00C95CA4"/>
    <w:rsid w:val="00CA4156"/>
    <w:rsid w:val="00CA4F20"/>
    <w:rsid w:val="00CA75FE"/>
    <w:rsid w:val="00CB0456"/>
    <w:rsid w:val="00CB3349"/>
    <w:rsid w:val="00CB7EED"/>
    <w:rsid w:val="00CC4EB7"/>
    <w:rsid w:val="00CD2115"/>
    <w:rsid w:val="00CE7671"/>
    <w:rsid w:val="00CF6E72"/>
    <w:rsid w:val="00D0139D"/>
    <w:rsid w:val="00D02D39"/>
    <w:rsid w:val="00D05441"/>
    <w:rsid w:val="00D116F1"/>
    <w:rsid w:val="00D11F01"/>
    <w:rsid w:val="00D164B8"/>
    <w:rsid w:val="00D36DAF"/>
    <w:rsid w:val="00D44AA6"/>
    <w:rsid w:val="00D509B9"/>
    <w:rsid w:val="00D50B5F"/>
    <w:rsid w:val="00D76282"/>
    <w:rsid w:val="00DA1569"/>
    <w:rsid w:val="00DB22DF"/>
    <w:rsid w:val="00DB2C70"/>
    <w:rsid w:val="00DB410A"/>
    <w:rsid w:val="00DB7DC0"/>
    <w:rsid w:val="00DC5541"/>
    <w:rsid w:val="00DC744B"/>
    <w:rsid w:val="00DD1993"/>
    <w:rsid w:val="00DD5B2C"/>
    <w:rsid w:val="00DE16FA"/>
    <w:rsid w:val="00DE45BF"/>
    <w:rsid w:val="00DE761D"/>
    <w:rsid w:val="00DF20D7"/>
    <w:rsid w:val="00E03B8A"/>
    <w:rsid w:val="00E053C8"/>
    <w:rsid w:val="00E05760"/>
    <w:rsid w:val="00E118E8"/>
    <w:rsid w:val="00E160B2"/>
    <w:rsid w:val="00E25C7A"/>
    <w:rsid w:val="00E27C5A"/>
    <w:rsid w:val="00E419C4"/>
    <w:rsid w:val="00E5486C"/>
    <w:rsid w:val="00E6501D"/>
    <w:rsid w:val="00E71320"/>
    <w:rsid w:val="00E76AD5"/>
    <w:rsid w:val="00E772CF"/>
    <w:rsid w:val="00E920C5"/>
    <w:rsid w:val="00EA2C98"/>
    <w:rsid w:val="00EA4F0C"/>
    <w:rsid w:val="00EB1AD5"/>
    <w:rsid w:val="00EB7915"/>
    <w:rsid w:val="00EC0F6E"/>
    <w:rsid w:val="00EC5823"/>
    <w:rsid w:val="00ED17AB"/>
    <w:rsid w:val="00ED1940"/>
    <w:rsid w:val="00ED4986"/>
    <w:rsid w:val="00ED7AC2"/>
    <w:rsid w:val="00EE0D7E"/>
    <w:rsid w:val="00EE594A"/>
    <w:rsid w:val="00EE694D"/>
    <w:rsid w:val="00EF275A"/>
    <w:rsid w:val="00F1718B"/>
    <w:rsid w:val="00F25E38"/>
    <w:rsid w:val="00F36CBB"/>
    <w:rsid w:val="00F408FF"/>
    <w:rsid w:val="00F5410E"/>
    <w:rsid w:val="00F724D3"/>
    <w:rsid w:val="00F73626"/>
    <w:rsid w:val="00F80F18"/>
    <w:rsid w:val="00F917BE"/>
    <w:rsid w:val="00FB156E"/>
    <w:rsid w:val="00FC069E"/>
    <w:rsid w:val="00FC2728"/>
    <w:rsid w:val="00FE0A44"/>
    <w:rsid w:val="00FE0A60"/>
    <w:rsid w:val="00FE4052"/>
    <w:rsid w:val="00FE43F6"/>
    <w:rsid w:val="00FE4665"/>
    <w:rsid w:val="02044EE3"/>
    <w:rsid w:val="047A50EB"/>
    <w:rsid w:val="07F64523"/>
    <w:rsid w:val="0B34483A"/>
    <w:rsid w:val="0E141C71"/>
    <w:rsid w:val="127A57C4"/>
    <w:rsid w:val="16A4248D"/>
    <w:rsid w:val="17BD6FDE"/>
    <w:rsid w:val="192D2255"/>
    <w:rsid w:val="21DE4177"/>
    <w:rsid w:val="23300875"/>
    <w:rsid w:val="28EA538D"/>
    <w:rsid w:val="2BD12EA2"/>
    <w:rsid w:val="2D502A5E"/>
    <w:rsid w:val="2E275A8D"/>
    <w:rsid w:val="35AD795A"/>
    <w:rsid w:val="38560C24"/>
    <w:rsid w:val="393114AF"/>
    <w:rsid w:val="3ACB6B04"/>
    <w:rsid w:val="3DAD7D09"/>
    <w:rsid w:val="3E7E6F53"/>
    <w:rsid w:val="40A66201"/>
    <w:rsid w:val="42BE4064"/>
    <w:rsid w:val="43A573CB"/>
    <w:rsid w:val="44C04CBD"/>
    <w:rsid w:val="4736264A"/>
    <w:rsid w:val="481F4BD0"/>
    <w:rsid w:val="48446251"/>
    <w:rsid w:val="4A421832"/>
    <w:rsid w:val="53080A40"/>
    <w:rsid w:val="54A76AE5"/>
    <w:rsid w:val="5B7749B4"/>
    <w:rsid w:val="5CA80EFC"/>
    <w:rsid w:val="5DE63D7F"/>
    <w:rsid w:val="68E20828"/>
    <w:rsid w:val="6A2658ED"/>
    <w:rsid w:val="7A05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6955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/>
    <w:lsdException w:name="heading 4" w:semiHidden="0" w:uiPriority="9"/>
    <w:lsdException w:name="heading 5" w:semiHidden="0" w:uiPriority="9"/>
    <w:lsdException w:name="heading 6" w:semiHidden="0" w:uiPriority="9"/>
    <w:lsdException w:name="heading 7" w:semiHidden="0" w:uiPriority="9"/>
    <w:lsdException w:name="heading 8" w:semiHidden="0" w:uiPriority="9" w:qFormat="1"/>
    <w:lsdException w:name="heading 9" w:semiHidden="0" w:uiPriority="9" w:qFormat="1"/>
    <w:lsdException w:name="toc 1" w:uiPriority="39"/>
    <w:lsdException w:name="toc 2" w:semiHidden="0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200"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autoRedefine/>
    <w:uiPriority w:val="9"/>
    <w:unhideWhenUsed/>
    <w:qFormat/>
    <w:rsid w:val="00DD1993"/>
    <w:pPr>
      <w:spacing w:before="300" w:after="0"/>
      <w:outlineLvl w:val="7"/>
    </w:pPr>
    <w:rPr>
      <w:caps/>
      <w:spacing w:val="10"/>
      <w:sz w:val="24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Balloon Text"/>
    <w:basedOn w:val="a"/>
    <w:link w:val="Char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Char2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pPr>
      <w:ind w:left="240"/>
    </w:pPr>
    <w:rPr>
      <w:b/>
      <w:bCs/>
      <w:sz w:val="22"/>
      <w:szCs w:val="22"/>
    </w:rPr>
  </w:style>
  <w:style w:type="paragraph" w:styleId="a8">
    <w:name w:val="Title"/>
    <w:basedOn w:val="a"/>
    <w:next w:val="a"/>
    <w:link w:val="Char3"/>
    <w:uiPriority w:val="10"/>
    <w:qFormat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Emphasis"/>
    <w:uiPriority w:val="20"/>
    <w:qFormat/>
    <w:rPr>
      <w:caps/>
      <w:color w:val="1F3864" w:themeColor="accent1" w:themeShade="80"/>
      <w:spacing w:val="5"/>
    </w:rPr>
  </w:style>
  <w:style w:type="character" w:customStyle="1" w:styleId="1Char">
    <w:name w:val="标题 1 Char"/>
    <w:basedOn w:val="a0"/>
    <w:link w:val="1"/>
    <w:uiPriority w:val="9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semiHidden/>
    <w:qFormat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semiHidden/>
    <w:qFormat/>
    <w:rPr>
      <w:caps/>
      <w:color w:val="1F3864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rsid w:val="00DD1993"/>
    <w:rPr>
      <w:caps/>
      <w:spacing w:val="10"/>
      <w:sz w:val="24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3">
    <w:name w:val="标题 Char"/>
    <w:basedOn w:val="a0"/>
    <w:link w:val="a8"/>
    <w:uiPriority w:val="10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2">
    <w:name w:val="副标题 Char"/>
    <w:basedOn w:val="a0"/>
    <w:link w:val="a7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0">
    <w:name w:val="无间隔1"/>
    <w:basedOn w:val="a"/>
    <w:link w:val="Char4"/>
    <w:uiPriority w:val="1"/>
    <w:qFormat/>
    <w:pPr>
      <w:spacing w:before="0" w:after="0" w:line="240" w:lineRule="auto"/>
    </w:pPr>
  </w:style>
  <w:style w:type="paragraph" w:customStyle="1" w:styleId="11">
    <w:name w:val="列出段落1"/>
    <w:basedOn w:val="a"/>
    <w:uiPriority w:val="34"/>
    <w:qFormat/>
    <w:pPr>
      <w:ind w:left="720"/>
      <w:contextualSpacing/>
    </w:pPr>
  </w:style>
  <w:style w:type="paragraph" w:customStyle="1" w:styleId="12">
    <w:name w:val="引用1"/>
    <w:basedOn w:val="a"/>
    <w:next w:val="a"/>
    <w:link w:val="Char5"/>
    <w:uiPriority w:val="29"/>
    <w:qFormat/>
    <w:rPr>
      <w:i/>
      <w:iCs/>
    </w:rPr>
  </w:style>
  <w:style w:type="character" w:customStyle="1" w:styleId="Char5">
    <w:name w:val="引用 Char"/>
    <w:basedOn w:val="a0"/>
    <w:link w:val="12"/>
    <w:uiPriority w:val="29"/>
    <w:rPr>
      <w:i/>
      <w:iCs/>
      <w:sz w:val="20"/>
      <w:szCs w:val="20"/>
    </w:rPr>
  </w:style>
  <w:style w:type="paragraph" w:customStyle="1" w:styleId="13">
    <w:name w:val="明显引用1"/>
    <w:basedOn w:val="a"/>
    <w:next w:val="a"/>
    <w:link w:val="Char6"/>
    <w:uiPriority w:val="30"/>
    <w:qFormat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6">
    <w:name w:val="明显引用 Char"/>
    <w:basedOn w:val="a0"/>
    <w:link w:val="13"/>
    <w:uiPriority w:val="30"/>
    <w:qFormat/>
    <w:rPr>
      <w:i/>
      <w:iCs/>
      <w:color w:val="4472C4" w:themeColor="accent1"/>
      <w:sz w:val="20"/>
      <w:szCs w:val="20"/>
    </w:rPr>
  </w:style>
  <w:style w:type="character" w:customStyle="1" w:styleId="14">
    <w:name w:val="不明显强调1"/>
    <w:uiPriority w:val="19"/>
    <w:qFormat/>
    <w:rPr>
      <w:i/>
      <w:iCs/>
      <w:color w:val="1F3864" w:themeColor="accent1" w:themeShade="80"/>
    </w:rPr>
  </w:style>
  <w:style w:type="character" w:customStyle="1" w:styleId="15">
    <w:name w:val="明显强调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16">
    <w:name w:val="不明显参考1"/>
    <w:uiPriority w:val="31"/>
    <w:qFormat/>
    <w:rPr>
      <w:b/>
      <w:bCs/>
      <w:color w:val="4472C4" w:themeColor="accent1"/>
    </w:rPr>
  </w:style>
  <w:style w:type="character" w:customStyle="1" w:styleId="17">
    <w:name w:val="明显参考1"/>
    <w:uiPriority w:val="32"/>
    <w:qFormat/>
    <w:rPr>
      <w:b/>
      <w:bCs/>
      <w:i/>
      <w:iCs/>
      <w:caps/>
      <w:color w:val="4472C4" w:themeColor="accent1"/>
    </w:rPr>
  </w:style>
  <w:style w:type="character" w:customStyle="1" w:styleId="18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4">
    <w:name w:val="无间隔 Char"/>
    <w:basedOn w:val="a0"/>
    <w:link w:val="10"/>
    <w:uiPriority w:val="1"/>
    <w:qFormat/>
    <w:rPr>
      <w:sz w:val="20"/>
      <w:szCs w:val="20"/>
    </w:r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qFormat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5462D7"/>
    <w:rPr>
      <w:sz w:val="21"/>
      <w:szCs w:val="21"/>
    </w:rPr>
  </w:style>
  <w:style w:type="paragraph" w:styleId="ac">
    <w:name w:val="annotation text"/>
    <w:basedOn w:val="a"/>
    <w:link w:val="Char7"/>
    <w:uiPriority w:val="99"/>
    <w:semiHidden/>
    <w:unhideWhenUsed/>
    <w:rsid w:val="005462D7"/>
  </w:style>
  <w:style w:type="character" w:customStyle="1" w:styleId="Char7">
    <w:name w:val="批注文字 Char"/>
    <w:basedOn w:val="a0"/>
    <w:link w:val="ac"/>
    <w:uiPriority w:val="99"/>
    <w:semiHidden/>
    <w:rsid w:val="005462D7"/>
  </w:style>
  <w:style w:type="paragraph" w:styleId="ad">
    <w:name w:val="annotation subject"/>
    <w:basedOn w:val="ac"/>
    <w:next w:val="ac"/>
    <w:link w:val="Char8"/>
    <w:uiPriority w:val="99"/>
    <w:semiHidden/>
    <w:unhideWhenUsed/>
    <w:rsid w:val="005462D7"/>
    <w:rPr>
      <w:b/>
      <w:bCs/>
    </w:rPr>
  </w:style>
  <w:style w:type="character" w:customStyle="1" w:styleId="Char8">
    <w:name w:val="批注主题 Char"/>
    <w:basedOn w:val="Char7"/>
    <w:link w:val="ad"/>
    <w:uiPriority w:val="99"/>
    <w:semiHidden/>
    <w:rsid w:val="005462D7"/>
    <w:rPr>
      <w:b/>
      <w:bCs/>
    </w:rPr>
  </w:style>
  <w:style w:type="paragraph" w:styleId="ae">
    <w:name w:val="Document Map"/>
    <w:basedOn w:val="a"/>
    <w:link w:val="Char9"/>
    <w:uiPriority w:val="99"/>
    <w:semiHidden/>
    <w:unhideWhenUsed/>
    <w:rsid w:val="003B6E4F"/>
    <w:rPr>
      <w:rFonts w:ascii="宋体" w:eastAsia="宋体"/>
      <w:sz w:val="24"/>
      <w:szCs w:val="24"/>
    </w:rPr>
  </w:style>
  <w:style w:type="character" w:customStyle="1" w:styleId="Char9">
    <w:name w:val="文档结构图 Char"/>
    <w:basedOn w:val="a0"/>
    <w:link w:val="ae"/>
    <w:uiPriority w:val="99"/>
    <w:semiHidden/>
    <w:rsid w:val="003B6E4F"/>
    <w:rPr>
      <w:rFonts w:ascii="宋体" w:eastAsia="宋体"/>
      <w:sz w:val="24"/>
      <w:szCs w:val="24"/>
    </w:rPr>
  </w:style>
  <w:style w:type="paragraph" w:styleId="af">
    <w:name w:val="Revision"/>
    <w:hidden/>
    <w:uiPriority w:val="99"/>
    <w:semiHidden/>
    <w:rsid w:val="003B6E4F"/>
  </w:style>
  <w:style w:type="paragraph" w:styleId="af0">
    <w:name w:val="List Paragraph"/>
    <w:basedOn w:val="a"/>
    <w:uiPriority w:val="34"/>
    <w:qFormat/>
    <w:rsid w:val="00453135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C731A2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/>
    <w:lsdException w:name="heading 4" w:semiHidden="0" w:uiPriority="9"/>
    <w:lsdException w:name="heading 5" w:semiHidden="0" w:uiPriority="9"/>
    <w:lsdException w:name="heading 6" w:semiHidden="0" w:uiPriority="9"/>
    <w:lsdException w:name="heading 7" w:semiHidden="0" w:uiPriority="9"/>
    <w:lsdException w:name="heading 8" w:semiHidden="0" w:uiPriority="9" w:qFormat="1"/>
    <w:lsdException w:name="heading 9" w:semiHidden="0" w:uiPriority="9" w:qFormat="1"/>
    <w:lsdException w:name="toc 1" w:uiPriority="39"/>
    <w:lsdException w:name="toc 2" w:semiHidden="0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200"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autoRedefine/>
    <w:uiPriority w:val="9"/>
    <w:unhideWhenUsed/>
    <w:qFormat/>
    <w:rsid w:val="00DD1993"/>
    <w:pPr>
      <w:spacing w:before="300" w:after="0"/>
      <w:outlineLvl w:val="7"/>
    </w:pPr>
    <w:rPr>
      <w:caps/>
      <w:spacing w:val="10"/>
      <w:sz w:val="24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Balloon Text"/>
    <w:basedOn w:val="a"/>
    <w:link w:val="Char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Char2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pPr>
      <w:ind w:left="240"/>
    </w:pPr>
    <w:rPr>
      <w:b/>
      <w:bCs/>
      <w:sz w:val="22"/>
      <w:szCs w:val="22"/>
    </w:rPr>
  </w:style>
  <w:style w:type="paragraph" w:styleId="a8">
    <w:name w:val="Title"/>
    <w:basedOn w:val="a"/>
    <w:next w:val="a"/>
    <w:link w:val="Char3"/>
    <w:uiPriority w:val="10"/>
    <w:qFormat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Emphasis"/>
    <w:uiPriority w:val="20"/>
    <w:qFormat/>
    <w:rPr>
      <w:caps/>
      <w:color w:val="1F3864" w:themeColor="accent1" w:themeShade="80"/>
      <w:spacing w:val="5"/>
    </w:rPr>
  </w:style>
  <w:style w:type="character" w:customStyle="1" w:styleId="1Char">
    <w:name w:val="标题 1 Char"/>
    <w:basedOn w:val="a0"/>
    <w:link w:val="1"/>
    <w:uiPriority w:val="9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semiHidden/>
    <w:qFormat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semiHidden/>
    <w:qFormat/>
    <w:rPr>
      <w:caps/>
      <w:color w:val="1F3864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rsid w:val="00DD1993"/>
    <w:rPr>
      <w:caps/>
      <w:spacing w:val="10"/>
      <w:sz w:val="24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3">
    <w:name w:val="标题 Char"/>
    <w:basedOn w:val="a0"/>
    <w:link w:val="a8"/>
    <w:uiPriority w:val="10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2">
    <w:name w:val="副标题 Char"/>
    <w:basedOn w:val="a0"/>
    <w:link w:val="a7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0">
    <w:name w:val="无间隔1"/>
    <w:basedOn w:val="a"/>
    <w:link w:val="Char4"/>
    <w:uiPriority w:val="1"/>
    <w:qFormat/>
    <w:pPr>
      <w:spacing w:before="0" w:after="0" w:line="240" w:lineRule="auto"/>
    </w:pPr>
  </w:style>
  <w:style w:type="paragraph" w:customStyle="1" w:styleId="11">
    <w:name w:val="列出段落1"/>
    <w:basedOn w:val="a"/>
    <w:uiPriority w:val="34"/>
    <w:qFormat/>
    <w:pPr>
      <w:ind w:left="720"/>
      <w:contextualSpacing/>
    </w:pPr>
  </w:style>
  <w:style w:type="paragraph" w:customStyle="1" w:styleId="12">
    <w:name w:val="引用1"/>
    <w:basedOn w:val="a"/>
    <w:next w:val="a"/>
    <w:link w:val="Char5"/>
    <w:uiPriority w:val="29"/>
    <w:qFormat/>
    <w:rPr>
      <w:i/>
      <w:iCs/>
    </w:rPr>
  </w:style>
  <w:style w:type="character" w:customStyle="1" w:styleId="Char5">
    <w:name w:val="引用 Char"/>
    <w:basedOn w:val="a0"/>
    <w:link w:val="12"/>
    <w:uiPriority w:val="29"/>
    <w:rPr>
      <w:i/>
      <w:iCs/>
      <w:sz w:val="20"/>
      <w:szCs w:val="20"/>
    </w:rPr>
  </w:style>
  <w:style w:type="paragraph" w:customStyle="1" w:styleId="13">
    <w:name w:val="明显引用1"/>
    <w:basedOn w:val="a"/>
    <w:next w:val="a"/>
    <w:link w:val="Char6"/>
    <w:uiPriority w:val="30"/>
    <w:qFormat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6">
    <w:name w:val="明显引用 Char"/>
    <w:basedOn w:val="a0"/>
    <w:link w:val="13"/>
    <w:uiPriority w:val="30"/>
    <w:qFormat/>
    <w:rPr>
      <w:i/>
      <w:iCs/>
      <w:color w:val="4472C4" w:themeColor="accent1"/>
      <w:sz w:val="20"/>
      <w:szCs w:val="20"/>
    </w:rPr>
  </w:style>
  <w:style w:type="character" w:customStyle="1" w:styleId="14">
    <w:name w:val="不明显强调1"/>
    <w:uiPriority w:val="19"/>
    <w:qFormat/>
    <w:rPr>
      <w:i/>
      <w:iCs/>
      <w:color w:val="1F3864" w:themeColor="accent1" w:themeShade="80"/>
    </w:rPr>
  </w:style>
  <w:style w:type="character" w:customStyle="1" w:styleId="15">
    <w:name w:val="明显强调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16">
    <w:name w:val="不明显参考1"/>
    <w:uiPriority w:val="31"/>
    <w:qFormat/>
    <w:rPr>
      <w:b/>
      <w:bCs/>
      <w:color w:val="4472C4" w:themeColor="accent1"/>
    </w:rPr>
  </w:style>
  <w:style w:type="character" w:customStyle="1" w:styleId="17">
    <w:name w:val="明显参考1"/>
    <w:uiPriority w:val="32"/>
    <w:qFormat/>
    <w:rPr>
      <w:b/>
      <w:bCs/>
      <w:i/>
      <w:iCs/>
      <w:caps/>
      <w:color w:val="4472C4" w:themeColor="accent1"/>
    </w:rPr>
  </w:style>
  <w:style w:type="character" w:customStyle="1" w:styleId="18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4">
    <w:name w:val="无间隔 Char"/>
    <w:basedOn w:val="a0"/>
    <w:link w:val="10"/>
    <w:uiPriority w:val="1"/>
    <w:qFormat/>
    <w:rPr>
      <w:sz w:val="20"/>
      <w:szCs w:val="20"/>
    </w:r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qFormat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5462D7"/>
    <w:rPr>
      <w:sz w:val="21"/>
      <w:szCs w:val="21"/>
    </w:rPr>
  </w:style>
  <w:style w:type="paragraph" w:styleId="ac">
    <w:name w:val="annotation text"/>
    <w:basedOn w:val="a"/>
    <w:link w:val="Char7"/>
    <w:uiPriority w:val="99"/>
    <w:semiHidden/>
    <w:unhideWhenUsed/>
    <w:rsid w:val="005462D7"/>
  </w:style>
  <w:style w:type="character" w:customStyle="1" w:styleId="Char7">
    <w:name w:val="批注文字 Char"/>
    <w:basedOn w:val="a0"/>
    <w:link w:val="ac"/>
    <w:uiPriority w:val="99"/>
    <w:semiHidden/>
    <w:rsid w:val="005462D7"/>
  </w:style>
  <w:style w:type="paragraph" w:styleId="ad">
    <w:name w:val="annotation subject"/>
    <w:basedOn w:val="ac"/>
    <w:next w:val="ac"/>
    <w:link w:val="Char8"/>
    <w:uiPriority w:val="99"/>
    <w:semiHidden/>
    <w:unhideWhenUsed/>
    <w:rsid w:val="005462D7"/>
    <w:rPr>
      <w:b/>
      <w:bCs/>
    </w:rPr>
  </w:style>
  <w:style w:type="character" w:customStyle="1" w:styleId="Char8">
    <w:name w:val="批注主题 Char"/>
    <w:basedOn w:val="Char7"/>
    <w:link w:val="ad"/>
    <w:uiPriority w:val="99"/>
    <w:semiHidden/>
    <w:rsid w:val="005462D7"/>
    <w:rPr>
      <w:b/>
      <w:bCs/>
    </w:rPr>
  </w:style>
  <w:style w:type="paragraph" w:styleId="ae">
    <w:name w:val="Document Map"/>
    <w:basedOn w:val="a"/>
    <w:link w:val="Char9"/>
    <w:uiPriority w:val="99"/>
    <w:semiHidden/>
    <w:unhideWhenUsed/>
    <w:rsid w:val="003B6E4F"/>
    <w:rPr>
      <w:rFonts w:ascii="宋体" w:eastAsia="宋体"/>
      <w:sz w:val="24"/>
      <w:szCs w:val="24"/>
    </w:rPr>
  </w:style>
  <w:style w:type="character" w:customStyle="1" w:styleId="Char9">
    <w:name w:val="文档结构图 Char"/>
    <w:basedOn w:val="a0"/>
    <w:link w:val="ae"/>
    <w:uiPriority w:val="99"/>
    <w:semiHidden/>
    <w:rsid w:val="003B6E4F"/>
    <w:rPr>
      <w:rFonts w:ascii="宋体" w:eastAsia="宋体"/>
      <w:sz w:val="24"/>
      <w:szCs w:val="24"/>
    </w:rPr>
  </w:style>
  <w:style w:type="paragraph" w:styleId="af">
    <w:name w:val="Revision"/>
    <w:hidden/>
    <w:uiPriority w:val="99"/>
    <w:semiHidden/>
    <w:rsid w:val="003B6E4F"/>
  </w:style>
  <w:style w:type="paragraph" w:styleId="af0">
    <w:name w:val="List Paragraph"/>
    <w:basedOn w:val="a"/>
    <w:uiPriority w:val="34"/>
    <w:qFormat/>
    <w:rsid w:val="00453135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C731A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5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microsoft.com/office/2011/relationships/people" Target="peop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DBCC14-E3EA-4060-9447-E6CE8949F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36</Pages>
  <Words>960</Words>
  <Characters>5478</Characters>
  <Application>Microsoft Office Word</Application>
  <DocSecurity>0</DocSecurity>
  <Lines>45</Lines>
  <Paragraphs>12</Paragraphs>
  <ScaleCrop>false</ScaleCrop>
  <Company/>
  <LinksUpToDate>false</LinksUpToDate>
  <CharactersWithSpaces>6426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</cp:lastModifiedBy>
  <cp:revision>500</cp:revision>
  <cp:lastPrinted>2017-09-07T05:38:00Z</cp:lastPrinted>
  <dcterms:created xsi:type="dcterms:W3CDTF">2017-09-07T05:38:00Z</dcterms:created>
  <dcterms:modified xsi:type="dcterms:W3CDTF">2017-09-21T15:26:00Z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